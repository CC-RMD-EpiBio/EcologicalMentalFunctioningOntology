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FA1E" w14:textId="1095FB7B" w:rsidR="00BD57F9" w:rsidRDefault="00BD57F9" w:rsidP="00BD57F9">
      <w:pPr>
        <w:pStyle w:val="Title"/>
      </w:pPr>
      <w:r>
        <w:t xml:space="preserve">Mental-functioning Extraction Efficacy using an NER on </w:t>
      </w:r>
      <w:r w:rsidR="00E62567">
        <w:t xml:space="preserve">the </w:t>
      </w:r>
      <w:r w:rsidR="00264660">
        <w:t>Gold Standard</w:t>
      </w:r>
      <w:r>
        <w:t xml:space="preserve"> Corpus</w:t>
      </w:r>
      <w:r w:rsidR="00264660">
        <w:t xml:space="preserve"> for Activity information</w:t>
      </w:r>
    </w:p>
    <w:p w14:paraId="396756CC" w14:textId="6E56378A" w:rsidR="005C5FE1" w:rsidRPr="00601AFC" w:rsidRDefault="00827C6D" w:rsidP="00601AFC">
      <w:pPr>
        <w:pStyle w:val="authors"/>
        <w:jc w:val="center"/>
        <w:rPr>
          <w:rFonts w:ascii="Times New Roman" w:hAnsi="Times New Roman" w:cs="Times New Roman"/>
        </w:rPr>
      </w:pPr>
      <w:r w:rsidRPr="00601AFC">
        <w:rPr>
          <w:rFonts w:ascii="Times New Roman" w:hAnsi="Times New Roman" w:cs="Times New Roman"/>
        </w:rPr>
        <w:t>Guy Divita</w:t>
      </w:r>
      <w:r w:rsidRPr="00601AFC">
        <w:rPr>
          <w:rFonts w:ascii="Times New Roman" w:hAnsi="Times New Roman" w:cs="Times New Roman"/>
          <w:vertAlign w:val="superscript"/>
        </w:rPr>
        <w:t>1</w:t>
      </w:r>
      <w:r w:rsidRPr="00601AFC">
        <w:rPr>
          <w:rFonts w:ascii="Times New Roman" w:hAnsi="Times New Roman" w:cs="Times New Roman"/>
        </w:rPr>
        <w:t>, Maryanne Sacco</w:t>
      </w:r>
      <w:r w:rsidRPr="00601AFC">
        <w:rPr>
          <w:rFonts w:ascii="Times New Roman" w:hAnsi="Times New Roman" w:cs="Times New Roman"/>
          <w:vertAlign w:val="superscript"/>
        </w:rPr>
        <w:t>1</w:t>
      </w:r>
      <w:r w:rsidRPr="00601AFC">
        <w:rPr>
          <w:rFonts w:ascii="Times New Roman" w:hAnsi="Times New Roman" w:cs="Times New Roman"/>
        </w:rPr>
        <w:t>, Kathleen Coale</w:t>
      </w:r>
      <w:r w:rsidRPr="00601AFC">
        <w:rPr>
          <w:rFonts w:ascii="Times New Roman" w:hAnsi="Times New Roman" w:cs="Times New Roman"/>
          <w:vertAlign w:val="superscript"/>
        </w:rPr>
        <w:t>1</w:t>
      </w:r>
      <w:r w:rsidRPr="00601AFC">
        <w:rPr>
          <w:rFonts w:ascii="Times New Roman" w:hAnsi="Times New Roman" w:cs="Times New Roman"/>
        </w:rPr>
        <w:t xml:space="preserve">, </w:t>
      </w:r>
      <w:r w:rsidR="00A54664" w:rsidRPr="00601AFC">
        <w:rPr>
          <w:rFonts w:ascii="Times New Roman" w:hAnsi="Times New Roman" w:cs="Times New Roman"/>
        </w:rPr>
        <w:t xml:space="preserve">Rafael </w:t>
      </w:r>
      <w:r w:rsidR="0029227C" w:rsidRPr="00601AFC">
        <w:rPr>
          <w:rFonts w:ascii="Times New Roman" w:hAnsi="Times New Roman" w:cs="Times New Roman"/>
        </w:rPr>
        <w:t>Jimenez Silva</w:t>
      </w:r>
      <w:r w:rsidR="0029227C" w:rsidRPr="00601AFC">
        <w:rPr>
          <w:rFonts w:ascii="Times New Roman" w:hAnsi="Times New Roman" w:cs="Times New Roman"/>
          <w:vertAlign w:val="superscript"/>
        </w:rPr>
        <w:t>1</w:t>
      </w:r>
      <w:r w:rsidRPr="00601AFC">
        <w:rPr>
          <w:rFonts w:ascii="Times New Roman" w:hAnsi="Times New Roman" w:cs="Times New Roman"/>
        </w:rPr>
        <w:t xml:space="preserve">, </w:t>
      </w:r>
      <w:r w:rsidR="003753C9" w:rsidRPr="00601AFC">
        <w:rPr>
          <w:rFonts w:ascii="Times New Roman" w:hAnsi="Times New Roman" w:cs="Times New Roman"/>
        </w:rPr>
        <w:t>Rebecca</w:t>
      </w:r>
      <w:r w:rsidR="0029227C" w:rsidRPr="00601AFC">
        <w:rPr>
          <w:rFonts w:ascii="Times New Roman" w:hAnsi="Times New Roman" w:cs="Times New Roman"/>
        </w:rPr>
        <w:t xml:space="preserve"> Parks</w:t>
      </w:r>
      <w:r w:rsidR="0029227C" w:rsidRPr="00601AFC">
        <w:rPr>
          <w:rFonts w:ascii="Times New Roman" w:hAnsi="Times New Roman" w:cs="Times New Roman"/>
          <w:vertAlign w:val="superscript"/>
        </w:rPr>
        <w:t>1</w:t>
      </w:r>
      <w:r w:rsidRPr="00601AFC">
        <w:rPr>
          <w:rFonts w:ascii="Times New Roman" w:hAnsi="Times New Roman" w:cs="Times New Roman"/>
        </w:rPr>
        <w:t>,</w:t>
      </w:r>
    </w:p>
    <w:p w14:paraId="1C857517" w14:textId="7EF934B1" w:rsidR="00827C6D" w:rsidRPr="00601AFC" w:rsidRDefault="00827C6D" w:rsidP="00601AFC">
      <w:pPr>
        <w:pStyle w:val="authors"/>
        <w:jc w:val="center"/>
        <w:rPr>
          <w:rFonts w:ascii="Times New Roman" w:hAnsi="Times New Roman" w:cs="Times New Roman"/>
        </w:rPr>
      </w:pPr>
      <w:r w:rsidRPr="00601AFC">
        <w:rPr>
          <w:rFonts w:ascii="Times New Roman" w:hAnsi="Times New Roman" w:cs="Times New Roman"/>
        </w:rPr>
        <w:t>Elizabeth Rasch</w:t>
      </w:r>
      <w:r w:rsidRPr="00601AFC">
        <w:rPr>
          <w:rFonts w:ascii="Times New Roman" w:hAnsi="Times New Roman" w:cs="Times New Roman"/>
          <w:vertAlign w:val="superscript"/>
        </w:rPr>
        <w:t>1</w:t>
      </w:r>
    </w:p>
    <w:p w14:paraId="46E9B165" w14:textId="191321A7" w:rsidR="00827C6D" w:rsidRPr="00601AFC" w:rsidRDefault="00827C6D" w:rsidP="00ED3068">
      <w:pPr>
        <w:pStyle w:val="Affiliation"/>
        <w:rPr>
          <w:rFonts w:ascii="Times New Roman" w:hAnsi="Times New Roman" w:cs="Times New Roman"/>
        </w:rPr>
      </w:pPr>
      <w:r w:rsidRPr="00601AFC">
        <w:rPr>
          <w:rFonts w:ascii="Times New Roman" w:hAnsi="Times New Roman" w:cs="Times New Roman"/>
          <w:vertAlign w:val="superscript"/>
        </w:rPr>
        <w:t>1</w:t>
      </w:r>
      <w:r w:rsidRPr="00601AFC">
        <w:rPr>
          <w:rFonts w:ascii="Times New Roman" w:hAnsi="Times New Roman" w:cs="Times New Roman"/>
        </w:rPr>
        <w:t xml:space="preserve"> Rehabilitation Medicine Department, </w:t>
      </w:r>
      <w:r w:rsidR="00491134" w:rsidRPr="00601AFC">
        <w:rPr>
          <w:rFonts w:ascii="Times New Roman" w:hAnsi="Times New Roman" w:cs="Times New Roman"/>
        </w:rPr>
        <w:t xml:space="preserve">National Institutes of Health Clinical Center, </w:t>
      </w:r>
      <w:r w:rsidRPr="00601AFC">
        <w:rPr>
          <w:rFonts w:ascii="Times New Roman" w:hAnsi="Times New Roman" w:cs="Times New Roman"/>
        </w:rPr>
        <w:t>Bethesda, MD</w:t>
      </w:r>
    </w:p>
    <w:p w14:paraId="0E4758D2" w14:textId="77777777" w:rsidR="00827C6D" w:rsidRDefault="00827C6D" w:rsidP="00ED3068">
      <w:pPr>
        <w:pStyle w:val="Affiliation"/>
      </w:pPr>
    </w:p>
    <w:p w14:paraId="62271DB2" w14:textId="6CA88E0D" w:rsidR="00827C6D" w:rsidRPr="008E36CF" w:rsidRDefault="00827C6D" w:rsidP="725B411F">
      <w:pPr>
        <w:pStyle w:val="Heading1"/>
        <w:numPr>
          <w:ilvl w:val="0"/>
          <w:numId w:val="0"/>
        </w:numPr>
        <w:rPr>
          <w:i/>
          <w:iCs/>
        </w:rPr>
      </w:pPr>
      <w:r w:rsidRPr="725B411F">
        <w:rPr>
          <w:i/>
          <w:iCs/>
        </w:rPr>
        <w:t>Abstract</w:t>
      </w:r>
    </w:p>
    <w:p w14:paraId="5AFB4A6F" w14:textId="77777777" w:rsidR="00AB5132" w:rsidRPr="00AB5132" w:rsidRDefault="00AB5132" w:rsidP="00AB5132">
      <w:pPr>
        <w:jc w:val="left"/>
        <w:rPr>
          <w:b/>
          <w:bCs/>
          <w:i/>
          <w:iCs/>
        </w:rPr>
      </w:pPr>
      <w:r w:rsidRPr="00AB5132">
        <w:rPr>
          <w:b/>
          <w:bCs/>
          <w:i/>
          <w:iCs/>
        </w:rPr>
        <w:t>Objective</w:t>
      </w:r>
    </w:p>
    <w:p w14:paraId="505DD0B0" w14:textId="5BA2510E" w:rsidR="00AB5132" w:rsidRPr="00AB5132" w:rsidRDefault="00AB5132" w:rsidP="00AB5132">
      <w:pPr>
        <w:rPr>
          <w:i/>
          <w:iCs/>
        </w:rPr>
      </w:pPr>
      <w:r w:rsidRPr="00AB5132">
        <w:rPr>
          <w:i/>
          <w:iCs/>
        </w:rPr>
        <w:t>We introduce a Named Entity Recognition (NER) application that categorizes mental-functioning mentions.</w:t>
      </w:r>
      <w:r>
        <w:rPr>
          <w:i/>
          <w:iCs/>
        </w:rPr>
        <w:t xml:space="preserve"> </w:t>
      </w:r>
      <w:r w:rsidRPr="00AB5132">
        <w:rPr>
          <w:i/>
          <w:iCs/>
        </w:rPr>
        <w:t xml:space="preserve">Mental-functioning information extracted and characterized from clinical documentation is salient for coordination of care, health outcomes evaluation, disability determination and health research.  We concentrate on Communication and Cognition (ComCog) and Interpersonal Interactions and Relationships (IPIR) categories being the most representative mental-functioning activities. </w:t>
      </w:r>
    </w:p>
    <w:p w14:paraId="3A1BD16B" w14:textId="77777777" w:rsidR="00AB5132" w:rsidRPr="00AB5132" w:rsidRDefault="00AB5132" w:rsidP="00AB5132">
      <w:pPr>
        <w:tabs>
          <w:tab w:val="left" w:pos="5580"/>
        </w:tabs>
        <w:rPr>
          <w:b/>
          <w:bCs/>
          <w:i/>
          <w:iCs/>
        </w:rPr>
      </w:pPr>
      <w:r w:rsidRPr="00AB5132">
        <w:rPr>
          <w:b/>
          <w:bCs/>
          <w:i/>
          <w:iCs/>
        </w:rPr>
        <w:t>Methods and Materials</w:t>
      </w:r>
    </w:p>
    <w:p w14:paraId="27A8EACD" w14:textId="24C08A7D" w:rsidR="00AB5132" w:rsidRPr="00AB5132" w:rsidRDefault="00AB5132" w:rsidP="00AB5132">
      <w:pPr>
        <w:rPr>
          <w:i/>
          <w:iCs/>
        </w:rPr>
      </w:pPr>
      <w:r w:rsidRPr="00AB5132">
        <w:rPr>
          <w:i/>
          <w:iCs/>
        </w:rPr>
        <w:t>We prior developed an ontology with a clinical rehabilitation informatics perspective and derived rule-based NER applications to explore and define mental-functioning.  This paper reports on the task of classifying mentions that have already been tagged as mental-functioning mentions by an upstream NER.</w:t>
      </w:r>
      <w:r>
        <w:rPr>
          <w:i/>
          <w:iCs/>
        </w:rPr>
        <w:t xml:space="preserve"> </w:t>
      </w:r>
      <w:r w:rsidRPr="00AB5132">
        <w:rPr>
          <w:i/>
          <w:iCs/>
        </w:rPr>
        <w:t>The Gold Standard Corpus for Activity Information (GoSCAI) is an available clinical corpus that have been annotated for human functioning information based on the WHO's International Classification of Functioning, Disability and Health.</w:t>
      </w:r>
      <w:r>
        <w:rPr>
          <w:i/>
          <w:iCs/>
        </w:rPr>
        <w:t xml:space="preserve"> </w:t>
      </w:r>
      <w:r w:rsidRPr="00AB5132">
        <w:rPr>
          <w:i/>
          <w:iCs/>
        </w:rPr>
        <w:t>This paper presents the mental-functioning categorization NER, leveraging terminology and knowledge derived from the ontology, benchmarked on annotated clinical records from the GoSCAI.</w:t>
      </w:r>
    </w:p>
    <w:p w14:paraId="16448EB2" w14:textId="77777777" w:rsidR="00AB5132" w:rsidRPr="00AB5132" w:rsidRDefault="00AB5132" w:rsidP="00AB5132">
      <w:pPr>
        <w:rPr>
          <w:i/>
          <w:iCs/>
        </w:rPr>
      </w:pPr>
      <w:r w:rsidRPr="00AB5132">
        <w:rPr>
          <w:b/>
          <w:bCs/>
          <w:i/>
          <w:iCs/>
        </w:rPr>
        <w:t>Results</w:t>
      </w:r>
      <w:r w:rsidRPr="00AB5132">
        <w:rPr>
          <w:i/>
          <w:iCs/>
        </w:rPr>
        <w:t xml:space="preserve"> </w:t>
      </w:r>
    </w:p>
    <w:p w14:paraId="5C3B09E3" w14:textId="28AAEDBA" w:rsidR="00AB5132" w:rsidRPr="00AB5132" w:rsidRDefault="00AB5132" w:rsidP="00AB5132">
      <w:pPr>
        <w:rPr>
          <w:i/>
          <w:iCs/>
        </w:rPr>
      </w:pPr>
      <w:r w:rsidRPr="00AB5132">
        <w:rPr>
          <w:i/>
          <w:iCs/>
        </w:rPr>
        <w:t xml:space="preserve">The NER’s </w:t>
      </w:r>
      <w:del w:id="0" w:author="Coale, Kathleen (NIH/CC) [C]" w:date="2025-07-17T14:56:00Z">
        <w:r w:rsidRPr="00AB5132">
          <w:rPr>
            <w:i/>
            <w:iCs/>
          </w:rPr>
          <w:delText xml:space="preserve"> </w:delText>
        </w:r>
      </w:del>
      <w:r w:rsidRPr="00AB5132">
        <w:rPr>
          <w:i/>
          <w:iCs/>
        </w:rPr>
        <w:t xml:space="preserve">ComCog weighted average </w:t>
      </w:r>
      <w:del w:id="1" w:author="Divita, Guy (NIH/CC) [C]" w:date="2025-07-18T09:50:00Z" w16du:dateUtc="2025-07-18T13:50:00Z">
        <w:r w:rsidRPr="00AB5132" w:rsidDel="00113F70">
          <w:rPr>
            <w:i/>
            <w:iCs/>
          </w:rPr>
          <w:delText>f-Score</w:delText>
        </w:r>
      </w:del>
      <w:ins w:id="2" w:author="Divita, Guy (NIH/CC) [C]" w:date="2025-07-18T09:50:00Z" w16du:dateUtc="2025-07-18T13:50:00Z">
        <w:r w:rsidR="00113F70">
          <w:rPr>
            <w:i/>
            <w:iCs/>
          </w:rPr>
          <w:t>F-Score</w:t>
        </w:r>
      </w:ins>
      <w:r w:rsidRPr="00AB5132">
        <w:rPr>
          <w:i/>
          <w:iCs/>
        </w:rPr>
        <w:t xml:space="preserve"> across the 20 categories is  0.717.</w:t>
      </w:r>
      <w:r>
        <w:rPr>
          <w:i/>
          <w:iCs/>
        </w:rPr>
        <w:t xml:space="preserve"> </w:t>
      </w:r>
      <w:r w:rsidRPr="00AB5132">
        <w:rPr>
          <w:i/>
          <w:iCs/>
        </w:rPr>
        <w:t xml:space="preserve">The NER’s IPIR weighted average </w:t>
      </w:r>
      <w:del w:id="3" w:author="Divita, Guy (NIH/CC) [C]" w:date="2025-07-18T09:50:00Z" w16du:dateUtc="2025-07-18T13:50:00Z">
        <w:r w:rsidRPr="00AB5132" w:rsidDel="00113F70">
          <w:rPr>
            <w:i/>
            <w:iCs/>
          </w:rPr>
          <w:delText>f-Score</w:delText>
        </w:r>
      </w:del>
      <w:ins w:id="4" w:author="Divita, Guy (NIH/CC) [C]" w:date="2025-07-18T09:50:00Z" w16du:dateUtc="2025-07-18T13:50:00Z">
        <w:r w:rsidR="00113F70">
          <w:rPr>
            <w:i/>
            <w:iCs/>
          </w:rPr>
          <w:t>F-Score</w:t>
        </w:r>
      </w:ins>
      <w:r w:rsidRPr="00AB5132">
        <w:rPr>
          <w:i/>
          <w:iCs/>
        </w:rPr>
        <w:t xml:space="preserve"> across the 8 categories is 0.726.  The inter-rater reliability and</w:t>
      </w:r>
      <w:r>
        <w:rPr>
          <w:i/>
          <w:iCs/>
        </w:rPr>
        <w:t xml:space="preserve"> </w:t>
      </w:r>
      <w:r w:rsidRPr="00AB5132">
        <w:rPr>
          <w:i/>
          <w:iCs/>
        </w:rPr>
        <w:t>support are also reported.</w:t>
      </w:r>
    </w:p>
    <w:p w14:paraId="5FF721F4" w14:textId="77777777" w:rsidR="00AB5132" w:rsidRPr="00AB5132" w:rsidRDefault="00AB5132" w:rsidP="00AB5132">
      <w:pPr>
        <w:jc w:val="left"/>
        <w:rPr>
          <w:b/>
          <w:bCs/>
          <w:i/>
          <w:iCs/>
        </w:rPr>
      </w:pPr>
      <w:r w:rsidRPr="00AB5132">
        <w:rPr>
          <w:b/>
          <w:bCs/>
          <w:i/>
          <w:iCs/>
        </w:rPr>
        <w:t>Discussion</w:t>
      </w:r>
    </w:p>
    <w:p w14:paraId="402E6916" w14:textId="0482411D" w:rsidR="00AB5132" w:rsidRPr="00AB5132" w:rsidRDefault="00AB5132" w:rsidP="00AB5132">
      <w:pPr>
        <w:rPr>
          <w:i/>
          <w:iCs/>
        </w:rPr>
      </w:pPr>
      <w:r w:rsidRPr="00AB5132">
        <w:rPr>
          <w:i/>
          <w:iCs/>
        </w:rPr>
        <w:t>The number of training mentions for each category was not evenly distributed, with many</w:t>
      </w:r>
      <w:r>
        <w:rPr>
          <w:i/>
          <w:iCs/>
        </w:rPr>
        <w:t xml:space="preserve"> </w:t>
      </w:r>
      <w:r w:rsidRPr="00AB5132">
        <w:rPr>
          <w:i/>
          <w:iCs/>
        </w:rPr>
        <w:t xml:space="preserve">categories having insufficient training support and majority classes skewing the over-all performance.  The </w:t>
      </w:r>
      <w:ins w:id="5" w:author="Coale, Kathleen (NIH/CC) [C]" w:date="2025-07-17T14:58:00Z">
        <w:r w:rsidR="109E4267" w:rsidRPr="1F67FC88">
          <w:rPr>
            <w:i/>
            <w:iCs/>
          </w:rPr>
          <w:t>IRR</w:t>
        </w:r>
      </w:ins>
      <w:del w:id="6" w:author="Coale, Kathleen (NIH/CC) [C]" w:date="2025-07-17T14:58:00Z">
        <w:r w:rsidRPr="00AB5132">
          <w:rPr>
            <w:i/>
            <w:iCs/>
          </w:rPr>
          <w:delText>IIR</w:delText>
        </w:r>
      </w:del>
      <w:r w:rsidRPr="00AB5132">
        <w:rPr>
          <w:i/>
          <w:iCs/>
        </w:rPr>
        <w:t xml:space="preserve"> indicate finding mental-functioning mentions is cognitively challenging. </w:t>
      </w:r>
      <w:del w:id="7" w:author="Coale, Kathleen (NIH/CC) [C]" w:date="2025-07-17T14:58:00Z">
        <w:r w:rsidRPr="00AB5132">
          <w:rPr>
            <w:i/>
            <w:iCs/>
          </w:rPr>
          <w:delText xml:space="preserve"> </w:delText>
        </w:r>
      </w:del>
      <w:r w:rsidRPr="00AB5132">
        <w:rPr>
          <w:i/>
          <w:iCs/>
        </w:rPr>
        <w:t xml:space="preserve">Classifying mental-functioning is even more difficult. </w:t>
      </w:r>
    </w:p>
    <w:p w14:paraId="4F823879" w14:textId="77777777" w:rsidR="00AB5132" w:rsidRPr="00AB5132" w:rsidRDefault="00AB5132" w:rsidP="00AB5132">
      <w:pPr>
        <w:jc w:val="left"/>
        <w:rPr>
          <w:b/>
          <w:bCs/>
          <w:i/>
          <w:iCs/>
        </w:rPr>
      </w:pPr>
      <w:r w:rsidRPr="00AB5132">
        <w:rPr>
          <w:b/>
          <w:bCs/>
          <w:i/>
          <w:iCs/>
        </w:rPr>
        <w:t>Conclusions</w:t>
      </w:r>
    </w:p>
    <w:p w14:paraId="51BD5EBC" w14:textId="2EFD4DD5" w:rsidR="00AB5132" w:rsidRPr="00AB5132" w:rsidRDefault="00AB5132" w:rsidP="00AB5132">
      <w:pPr>
        <w:rPr>
          <w:i/>
          <w:iCs/>
        </w:rPr>
      </w:pPr>
      <w:r w:rsidRPr="00AB5132">
        <w:rPr>
          <w:i/>
          <w:iCs/>
        </w:rPr>
        <w:t xml:space="preserve">The rule-based NER performs admirably </w:t>
      </w:r>
      <w:commentRangeStart w:id="8"/>
      <w:r w:rsidRPr="00AB5132">
        <w:rPr>
          <w:i/>
          <w:iCs/>
        </w:rPr>
        <w:t>despite</w:t>
      </w:r>
      <w:commentRangeEnd w:id="8"/>
      <w:r w:rsidR="00F70BAD" w:rsidRPr="00AB5132">
        <w:rPr>
          <w:rStyle w:val="CommentReference"/>
          <w:i/>
          <w:iCs/>
          <w:sz w:val="21"/>
          <w:szCs w:val="21"/>
        </w:rPr>
        <w:commentReference w:id="8"/>
      </w:r>
      <w:r w:rsidRPr="00AB5132">
        <w:rPr>
          <w:i/>
          <w:iCs/>
        </w:rPr>
        <w:t xml:space="preserve"> the uneven training coverage for these cognitively challenging categorization tasks. </w:t>
      </w:r>
    </w:p>
    <w:p w14:paraId="72B2153E" w14:textId="77777777" w:rsidR="00AB5132" w:rsidRDefault="00AB5132" w:rsidP="00ED3068">
      <w:pPr>
        <w:jc w:val="left"/>
        <w:rPr>
          <w:i/>
          <w:iCs/>
        </w:rPr>
      </w:pPr>
    </w:p>
    <w:p w14:paraId="41CE074F" w14:textId="45B0FA90" w:rsidR="008E36CF" w:rsidRDefault="008E36CF" w:rsidP="00545F6B">
      <w:pPr>
        <w:pStyle w:val="Heading1"/>
      </w:pPr>
      <w:r>
        <w:t>Introduction</w:t>
      </w:r>
    </w:p>
    <w:p w14:paraId="08C6D7C5" w14:textId="7DF5DC3D" w:rsidR="00C64B36" w:rsidRDefault="007A050C" w:rsidP="0042108C">
      <w:r w:rsidRPr="60D96B63">
        <w:rPr>
          <w:i/>
          <w:iCs/>
        </w:rPr>
        <w:t>Mental-functioning</w:t>
      </w:r>
      <w:r w:rsidR="00D375ED">
        <w:t xml:space="preserve"> </w:t>
      </w:r>
      <w:r w:rsidR="00A36DC4">
        <w:t>information</w:t>
      </w:r>
      <w:r w:rsidR="00D375ED">
        <w:t xml:space="preserve"> extracted and characterized from clinical documentation </w:t>
      </w:r>
      <w:r w:rsidR="00F10D4D">
        <w:t xml:space="preserve">is </w:t>
      </w:r>
      <w:r w:rsidR="00B65DC3">
        <w:t>a</w:t>
      </w:r>
      <w:r w:rsidR="00F10D4D">
        <w:t xml:space="preserve"> </w:t>
      </w:r>
      <w:r w:rsidR="00C93852">
        <w:t>salient</w:t>
      </w:r>
      <w:r w:rsidR="00B65DC3">
        <w:t xml:space="preserve"> source of </w:t>
      </w:r>
      <w:r w:rsidR="00BF59F8">
        <w:t xml:space="preserve">data for </w:t>
      </w:r>
      <w:r w:rsidR="00207744">
        <w:t>coordination</w:t>
      </w:r>
      <w:r w:rsidR="005B11F0">
        <w:t xml:space="preserve"> of </w:t>
      </w:r>
      <w:r w:rsidR="00DF6B2D">
        <w:t xml:space="preserve">care, </w:t>
      </w:r>
      <w:r w:rsidR="00DE076A">
        <w:t>as well as</w:t>
      </w:r>
      <w:r w:rsidR="00BF59F8">
        <w:t xml:space="preserve"> </w:t>
      </w:r>
      <w:r w:rsidR="00C93852">
        <w:t xml:space="preserve">health outcomes evaluation, </w:t>
      </w:r>
      <w:r w:rsidR="00861404">
        <w:t>disability determination</w:t>
      </w:r>
      <w:r w:rsidR="00337E79">
        <w:t xml:space="preserve"> and </w:t>
      </w:r>
      <w:r w:rsidR="001C343D">
        <w:t>health research</w:t>
      </w:r>
      <w:r w:rsidR="00D375ED">
        <w:t xml:space="preserve"> </w:t>
      </w:r>
      <w:r w:rsidR="37AE9393">
        <w:t xml:space="preserve">and is </w:t>
      </w:r>
      <w:r w:rsidR="00D375ED">
        <w:t>information that clinicians express interest in having</w:t>
      </w:r>
      <w:ins w:id="9" w:author="Sacco, Maryanne (NIH/CC/RMD) [C]" w:date="2025-07-17T15:39:00Z" w16du:dateUtc="2025-07-17T19:39:00Z">
        <w:r w:rsidR="00744EB3">
          <w:t xml:space="preserve"> </w:t>
        </w:r>
      </w:ins>
      <w:r w:rsidR="00D64D46">
        <w:fldChar w:fldCharType="begin"/>
      </w:r>
      <w:r w:rsidR="00D64D46">
        <w:instrText xml:space="preserve"> ADDIN EN.CITE &lt;EndNote&gt;&lt;Cite&gt;&lt;Author&gt;Goldman&lt;/Author&gt;&lt;Year&gt;2023&lt;/Year&gt;&lt;RecNum&gt;2&lt;/RecNum&gt;&lt;DisplayText&gt;[1]&lt;/DisplayText&gt;&lt;record&gt;&lt;rec-number&gt;2&lt;/rec-number&gt;&lt;foreign-keys&gt;&lt;key app="EN" db-id="vwp509ve492vziesrwtprwp05pvs0ftssa5d" timestamp="1741813249"&gt;2&lt;/key&gt;&lt;/foreign-keys&gt;&lt;ref-type name="Journal Article"&gt;17&lt;/ref-type&gt;&lt;contributors&gt;&lt;authors&gt;&lt;author&gt;Goldman, Howard H&lt;/author&gt;&lt;author&gt;Porcino, Julia&lt;/author&gt;&lt;author&gt;Divita, Guy&lt;/author&gt;&lt;author&gt;Zirikly, Ayah&lt;/author&gt;&lt;author&gt;Desmet, Bart&lt;/author&gt;&lt;author&gt;Sacco, Maryanne&lt;/author&gt;&lt;author&gt;Marfeo, Elizabeth&lt;/author&gt;&lt;author&gt;McDonough, Christine&lt;/author&gt;&lt;author&gt;Rasch, Elizabeth&lt;/author&gt;&lt;author&gt;Chan, Leighton&lt;/author&gt;&lt;/authors&gt;&lt;/contributors&gt;&lt;titles&gt;&lt;title&gt;Informatics research on mental health functioning: decision support for the social security administration disability program&lt;/title&gt;&lt;secondary-title&gt;Psychiatric Services&lt;/secondary-title&gt;&lt;/titles&gt;&lt;periodical&gt;&lt;full-title&gt;Psychiatric Services&lt;/full-title&gt;&lt;/periodical&gt;&lt;pages&gt;56-62&lt;/pages&gt;&lt;volume&gt;74&lt;/volume&gt;&lt;number&gt;1&lt;/number&gt;&lt;dates&gt;&lt;year&gt;2023&lt;/year&gt;&lt;/dates&gt;&lt;isbn&gt;1075-2730&lt;/isbn&gt;&lt;urls&gt;&lt;/urls&gt;&lt;/record&gt;&lt;/Cite&gt;&lt;/EndNote&gt;</w:instrText>
      </w:r>
      <w:r w:rsidR="00D64D46">
        <w:fldChar w:fldCharType="separate"/>
      </w:r>
      <w:r w:rsidR="00D64D46">
        <w:rPr>
          <w:noProof/>
        </w:rPr>
        <w:t>[1]</w:t>
      </w:r>
      <w:r w:rsidR="00D64D46">
        <w:fldChar w:fldCharType="end"/>
      </w:r>
      <w:r w:rsidR="00D375ED">
        <w:t xml:space="preserve">. </w:t>
      </w:r>
    </w:p>
    <w:p w14:paraId="5980E6F9" w14:textId="77777777" w:rsidR="00C64B36" w:rsidRDefault="00C64B36" w:rsidP="0042108C"/>
    <w:p w14:paraId="41E7B34A" w14:textId="4AD090B1" w:rsidR="00935DD0" w:rsidRDefault="00C21999" w:rsidP="0042108C">
      <w:r>
        <w:t xml:space="preserve">While </w:t>
      </w:r>
      <w:r w:rsidR="002F7A72">
        <w:t xml:space="preserve">social </w:t>
      </w:r>
      <w:r w:rsidR="001027A5">
        <w:t>determinants</w:t>
      </w:r>
      <w:r w:rsidR="002F7A72">
        <w:t xml:space="preserve"> of health</w:t>
      </w:r>
      <w:r>
        <w:t xml:space="preserve"> </w:t>
      </w:r>
      <w:ins w:id="10" w:author="Sacco, Maryanne (NIH/CC/RMD) [C]" w:date="2025-07-17T15:39:00Z" w16du:dateUtc="2025-07-17T19:39:00Z">
        <w:r w:rsidR="006D055C">
          <w:t xml:space="preserve">(SDOH) </w:t>
        </w:r>
      </w:ins>
      <w:r>
        <w:t>combined</w:t>
      </w:r>
      <w:r w:rsidR="00E04457">
        <w:t xml:space="preserve"> </w:t>
      </w:r>
      <w:r w:rsidR="001027A5">
        <w:t xml:space="preserve">with </w:t>
      </w:r>
      <w:r w:rsidR="00E04457">
        <w:t xml:space="preserve">traditional </w:t>
      </w:r>
      <w:r w:rsidR="001027A5">
        <w:t>health condition</w:t>
      </w:r>
      <w:r w:rsidR="00E04457">
        <w:t xml:space="preserve"> observat</w:t>
      </w:r>
      <w:r w:rsidR="00025939">
        <w:t>ions</w:t>
      </w:r>
      <w:r w:rsidR="001027A5">
        <w:t xml:space="preserve"> </w:t>
      </w:r>
      <w:r w:rsidR="00A066EB">
        <w:t>provide</w:t>
      </w:r>
      <w:r w:rsidR="00E56072">
        <w:t xml:space="preserve"> strong </w:t>
      </w:r>
      <w:r w:rsidR="00E52387">
        <w:t>outcome predictive power</w:t>
      </w:r>
      <w:ins w:id="11" w:author="Sacco, Maryanne (NIH/CC/RMD) [C]" w:date="2025-07-17T15:39:00Z" w16du:dateUtc="2025-07-17T19:39:00Z">
        <w:r w:rsidR="00744EB3">
          <w:t xml:space="preserve"> </w:t>
        </w:r>
      </w:ins>
      <w:r w:rsidR="0073238B">
        <w:fldChar w:fldCharType="begin"/>
      </w:r>
      <w:r w:rsidR="0073238B">
        <w:instrText xml:space="preserve"> ADDIN EN.CITE &lt;EndNote&gt;&lt;Cite&gt;&lt;Author&gt;Chen&lt;/Author&gt;&lt;Year&gt;2020&lt;/Year&gt;&lt;RecNum&gt;69&lt;/RecNum&gt;&lt;DisplayText&gt;[2]&lt;/DisplayText&gt;&lt;record&gt;&lt;rec-number&gt;69&lt;/rec-number&gt;&lt;foreign-keys&gt;&lt;key app="EN" db-id="vwp509ve492vziesrwtprwp05pvs0ftssa5d" timestamp="1752691063"&gt;69&lt;/key&gt;&lt;/foreign-keys&gt;&lt;ref-type name="Journal Article"&gt;17&lt;/ref-type&gt;&lt;contributors&gt;&lt;authors&gt;&lt;author&gt;Chen, Min&lt;/author&gt;&lt;author&gt;Tan, Xuan&lt;/author&gt;&lt;author&gt;Padman, Rema&lt;/author&gt;&lt;/authors&gt;&lt;/contributors&gt;&lt;titles&gt;&lt;title&gt;Social determinants of health in electronic health records and their impact on analysis and risk prediction: a systematic review&lt;/title&gt;&lt;secondary-title&gt;Journal of the American Medical Informatics Association&lt;/secondary-title&gt;&lt;/titles&gt;&lt;periodical&gt;&lt;full-title&gt;Journal of the American Medical Informatics Association&lt;/full-title&gt;&lt;/periodical&gt;&lt;pages&gt;1764-1773 %@ 1527-974X&lt;/pages&gt;&lt;volume&gt;27&lt;/volume&gt;&lt;number&gt;11&lt;/number&gt;&lt;dates&gt;&lt;year&gt;2020&lt;/year&gt;&lt;/dates&gt;&lt;urls&gt;&lt;/urls&gt;&lt;/record&gt;&lt;/Cite&gt;&lt;/EndNote&gt;</w:instrText>
      </w:r>
      <w:r w:rsidR="0073238B">
        <w:fldChar w:fldCharType="separate"/>
      </w:r>
      <w:r w:rsidR="0073238B">
        <w:rPr>
          <w:noProof/>
        </w:rPr>
        <w:t>[2]</w:t>
      </w:r>
      <w:r w:rsidR="0073238B">
        <w:fldChar w:fldCharType="end"/>
      </w:r>
      <w:r w:rsidR="007879BB">
        <w:t xml:space="preserve">, we argue that </w:t>
      </w:r>
      <w:r w:rsidR="00E0490D">
        <w:t xml:space="preserve">mental-functioning </w:t>
      </w:r>
      <w:r w:rsidR="00025939">
        <w:t xml:space="preserve">observations </w:t>
      </w:r>
      <w:r w:rsidR="00E0490D">
        <w:t xml:space="preserve">provides </w:t>
      </w:r>
      <w:r w:rsidR="0014429A">
        <w:t>a</w:t>
      </w:r>
      <w:r w:rsidR="00992F57">
        <w:t xml:space="preserve">n even </w:t>
      </w:r>
      <w:r w:rsidR="0014429A">
        <w:t>strong</w:t>
      </w:r>
      <w:r w:rsidR="00992F57">
        <w:t>er</w:t>
      </w:r>
      <w:r w:rsidR="0014429A">
        <w:t xml:space="preserve"> </w:t>
      </w:r>
      <w:r w:rsidR="00992F57">
        <w:t xml:space="preserve">predictive </w:t>
      </w:r>
      <w:r w:rsidR="008445AA">
        <w:t xml:space="preserve">mental health </w:t>
      </w:r>
      <w:r w:rsidR="0014429A">
        <w:t>outcomes</w:t>
      </w:r>
      <w:r w:rsidR="00992F57">
        <w:t xml:space="preserve"> signal, but </w:t>
      </w:r>
      <w:r w:rsidR="008445AA">
        <w:t xml:space="preserve">to date, little has been done to capture </w:t>
      </w:r>
      <w:r w:rsidR="00990AE2">
        <w:t>and/or</w:t>
      </w:r>
      <w:r w:rsidR="008445AA">
        <w:t xml:space="preserve"> combine </w:t>
      </w:r>
      <w:r w:rsidR="00990AE2">
        <w:t xml:space="preserve">mental-functioning with </w:t>
      </w:r>
      <w:del w:id="12" w:author="Sacco, Maryanne (NIH/CC/RMD) [C]" w:date="2025-07-17T15:40:00Z" w16du:dateUtc="2025-07-17T19:40:00Z">
        <w:r w:rsidR="00990AE2" w:rsidDel="0021411A">
          <w:delText xml:space="preserve">the context </w:delText>
        </w:r>
      </w:del>
      <w:r w:rsidR="00660074">
        <w:t>SDOH</w:t>
      </w:r>
      <w:r w:rsidR="00990AE2">
        <w:t xml:space="preserve"> along with </w:t>
      </w:r>
      <w:r w:rsidR="00660074">
        <w:t xml:space="preserve">health condition data for </w:t>
      </w:r>
      <w:r w:rsidR="00257B97">
        <w:t xml:space="preserve">more accurate </w:t>
      </w:r>
      <w:r w:rsidR="00660074">
        <w:t>outcomes prediction</w:t>
      </w:r>
      <w:r w:rsidR="002F3069">
        <w:t>, diagnosis</w:t>
      </w:r>
      <w:r w:rsidR="00257B97">
        <w:t xml:space="preserve"> and condition </w:t>
      </w:r>
      <w:r w:rsidR="002F3069">
        <w:t>classification.</w:t>
      </w:r>
      <w:r w:rsidR="00257B97">
        <w:t xml:space="preserve">  </w:t>
      </w:r>
      <w:r w:rsidR="007D75E5">
        <w:t xml:space="preserve">While </w:t>
      </w:r>
      <w:r w:rsidR="00BB1538">
        <w:t>our work</w:t>
      </w:r>
      <w:r w:rsidR="007D75E5">
        <w:t xml:space="preserve"> focuses on mental functioning mention extraction in individual </w:t>
      </w:r>
      <w:r w:rsidR="00B5224B">
        <w:t xml:space="preserve">clinical records, this work </w:t>
      </w:r>
      <w:r w:rsidR="00E62801">
        <w:t>could/</w:t>
      </w:r>
      <w:r w:rsidR="00B5224B">
        <w:t>should be extended to be combined with</w:t>
      </w:r>
      <w:r w:rsidR="00AB6607">
        <w:t xml:space="preserve"> </w:t>
      </w:r>
      <w:r w:rsidR="00BC3DD0">
        <w:t xml:space="preserve">structured </w:t>
      </w:r>
      <w:r w:rsidR="00E62801">
        <w:t>medical record</w:t>
      </w:r>
      <w:r w:rsidR="0061586A">
        <w:t xml:space="preserve"> data to provide population or </w:t>
      </w:r>
      <w:r w:rsidR="00AB6607">
        <w:t>epidemiological</w:t>
      </w:r>
      <w:r w:rsidR="00BB1538">
        <w:t xml:space="preserve"> level </w:t>
      </w:r>
      <w:r w:rsidR="005C1BE1">
        <w:t xml:space="preserve">outcomes </w:t>
      </w:r>
      <w:r w:rsidR="00BB1538">
        <w:t>analysis.</w:t>
      </w:r>
      <w:r w:rsidR="00AB6607">
        <w:t xml:space="preserve"> </w:t>
      </w:r>
      <w:r w:rsidR="005C1BE1">
        <w:br/>
      </w:r>
    </w:p>
    <w:p w14:paraId="55C389B5" w14:textId="0E79A4AD" w:rsidR="00181728" w:rsidRDefault="002F490D" w:rsidP="0042108C">
      <w:r>
        <w:t>M</w:t>
      </w:r>
      <w:r w:rsidR="007A050C" w:rsidRPr="009D1550">
        <w:rPr>
          <w:i/>
        </w:rPr>
        <w:t>ental-functioning</w:t>
      </w:r>
      <w:r w:rsidR="00C41A7C">
        <w:t xml:space="preserve"> activity information </w:t>
      </w:r>
      <w:r w:rsidR="00181DF4">
        <w:t>is</w:t>
      </w:r>
      <w:r w:rsidR="00C41A7C">
        <w:t xml:space="preserve"> challenging to identify in health records</w:t>
      </w:r>
      <w:r w:rsidR="45126EC7">
        <w:t>,</w:t>
      </w:r>
      <w:r w:rsidR="00C41A7C">
        <w:t xml:space="preserve"> due to </w:t>
      </w:r>
      <w:r w:rsidR="4C552DB9">
        <w:t xml:space="preserve">over </w:t>
      </w:r>
      <w:r w:rsidR="00623F9E">
        <w:t>emphasis of</w:t>
      </w:r>
      <w:r w:rsidR="00C41A7C">
        <w:t xml:space="preserve"> documentation at the mental body</w:t>
      </w:r>
      <w:r w:rsidR="003F52F6">
        <w:t>-</w:t>
      </w:r>
      <w:r w:rsidR="00C41A7C">
        <w:t>function level.</w:t>
      </w:r>
      <w:r w:rsidR="005D625A">
        <w:t xml:space="preserve"> </w:t>
      </w:r>
      <w:r w:rsidR="00623F9E" w:rsidRPr="00D375ED">
        <w:t>Accurately characterizing</w:t>
      </w:r>
      <w:r w:rsidR="002C4EE7" w:rsidRPr="00D375ED">
        <w:t xml:space="preserve"> a patient’s current and past </w:t>
      </w:r>
      <w:r w:rsidR="007A050C">
        <w:rPr>
          <w:i/>
          <w:iCs/>
        </w:rPr>
        <w:t>mental-functioning</w:t>
      </w:r>
      <w:r w:rsidR="002C4EE7" w:rsidRPr="00D375ED">
        <w:t xml:space="preserve"> has been elusive</w:t>
      </w:r>
      <w:r w:rsidR="00922DC7">
        <w:t xml:space="preserve"> </w:t>
      </w:r>
      <w:r w:rsidR="002C4EE7" w:rsidRPr="00D375ED">
        <w:t xml:space="preserve">because it has been inadequately described within standard terminologies and ontologies and often confused with the related topic of </w:t>
      </w:r>
      <w:r w:rsidR="00C56BB3">
        <w:t>mental-function</w:t>
      </w:r>
      <w:commentRangeStart w:id="13"/>
      <w:commentRangeStart w:id="14"/>
      <w:r w:rsidR="00C57521">
        <w:t>.</w:t>
      </w:r>
      <w:r w:rsidR="00ED1F32">
        <w:fldChar w:fldCharType="begin"/>
      </w:r>
      <w:r w:rsidR="0073238B">
        <w:instrText xml:space="preserve"> ADDIN EN.CITE &lt;EndNote&gt;&lt;Cite&gt;&lt;Author&gt;Zirikly&lt;/Author&gt;&lt;Year&gt;2022&lt;/Year&gt;&lt;RecNum&gt;1&lt;/RecNum&gt;&lt;DisplayText&gt;[1 3]&lt;/DisplayText&gt;&lt;record&gt;&lt;rec-number&gt;1&lt;/rec-number&gt;&lt;foreign-keys&gt;&lt;key app="EN" db-id="vwp509ve492vziesrwtprwp05pvs0ftssa5d" timestamp="1741812426"&gt;1&lt;/key&gt;&lt;/foreign-keys&gt;&lt;ref-type name="Journal Article"&gt;17&lt;/ref-type&gt;&lt;contributors&gt;&lt;authors&gt;&lt;author&gt;Zirikly, Ayah&lt;/author&gt;&lt;author&gt;Desmet, Bart&lt;/author&gt;&lt;author&gt;Newman-Griffis, Denis&lt;/author&gt;&lt;author&gt;Marfeo, Elizabeth E&lt;/author&gt;&lt;author&gt;McDonough, Christine&lt;/author&gt;&lt;author&gt;Goldman, Howard&lt;/author&gt;&lt;author&gt;Chan, Leighton&lt;/author&gt;&lt;/authors&gt;&lt;/contributors&gt;&lt;titles&gt;&lt;title&gt;Information extraction framework for disability determination using a mental functioning use-case&lt;/title&gt;&lt;secondary-title&gt;JMIR Medical Informatics&lt;/secondary-title&gt;&lt;/titles&gt;&lt;periodical&gt;&lt;full-title&gt;JMIR Medical Informatics&lt;/full-title&gt;&lt;/periodical&gt;&lt;pages&gt;e32245&lt;/pages&gt;&lt;volume&gt;10&lt;/volume&gt;&lt;number&gt;3&lt;/number&gt;&lt;dates&gt;&lt;year&gt;2022&lt;/year&gt;&lt;/dates&gt;&lt;urls&gt;&lt;/urls&gt;&lt;/record&gt;&lt;/Cite&gt;&lt;Cite&gt;&lt;Author&gt;Goldman&lt;/Author&gt;&lt;Year&gt;2023&lt;/Year&gt;&lt;RecNum&gt;2&lt;/RecNum&gt;&lt;record&gt;&lt;rec-number&gt;2&lt;/rec-number&gt;&lt;foreign-keys&gt;&lt;key app="EN" db-id="vwp509ve492vziesrwtprwp05pvs0ftssa5d" timestamp="1741813249"&gt;2&lt;/key&gt;&lt;/foreign-keys&gt;&lt;ref-type name="Journal Article"&gt;17&lt;/ref-type&gt;&lt;contributors&gt;&lt;authors&gt;&lt;author&gt;Goldman, Howard H&lt;/author&gt;&lt;author&gt;Porcino, Julia&lt;/author&gt;&lt;author&gt;Divita, Guy&lt;/author&gt;&lt;author&gt;Zirikly, Ayah&lt;/author&gt;&lt;author&gt;Desmet, Bart&lt;/author&gt;&lt;author&gt;Sacco, Maryanne&lt;/author&gt;&lt;author&gt;Marfeo, Elizabeth&lt;/author&gt;&lt;author&gt;McDonough, Christine&lt;/author&gt;&lt;author&gt;Rasch, Elizabeth&lt;/author&gt;&lt;author&gt;Chan, Leighton&lt;/author&gt;&lt;/authors&gt;&lt;/contributors&gt;&lt;titles&gt;&lt;title&gt;Informatics research on mental health functioning: decision support for the social security administration disability program&lt;/title&gt;&lt;secondary-title&gt;Psychiatric Services&lt;/secondary-title&gt;&lt;/titles&gt;&lt;periodical&gt;&lt;full-title&gt;Psychiatric Services&lt;/full-title&gt;&lt;/periodical&gt;&lt;pages&gt;56-62&lt;/pages&gt;&lt;volume&gt;74&lt;/volume&gt;&lt;number&gt;1&lt;/number&gt;&lt;dates&gt;&lt;year&gt;2023&lt;/year&gt;&lt;/dates&gt;&lt;isbn&gt;1075-2730&lt;/isbn&gt;&lt;urls&gt;&lt;/urls&gt;&lt;/record&gt;&lt;/Cite&gt;&lt;/EndNote&gt;</w:instrText>
      </w:r>
      <w:r w:rsidR="00ED1F32">
        <w:fldChar w:fldCharType="separate"/>
      </w:r>
      <w:r w:rsidR="0073238B">
        <w:rPr>
          <w:noProof/>
        </w:rPr>
        <w:t>[1 3]</w:t>
      </w:r>
      <w:r w:rsidR="00ED1F32">
        <w:fldChar w:fldCharType="end"/>
      </w:r>
      <w:commentRangeEnd w:id="13"/>
      <w:r w:rsidR="00626E0A">
        <w:rPr>
          <w:rStyle w:val="CommentReference"/>
          <w:sz w:val="21"/>
          <w:szCs w:val="21"/>
        </w:rPr>
        <w:commentReference w:id="13"/>
      </w:r>
      <w:commentRangeEnd w:id="14"/>
      <w:r w:rsidR="007F29C3">
        <w:rPr>
          <w:rStyle w:val="CommentReference"/>
          <w:sz w:val="21"/>
          <w:szCs w:val="21"/>
        </w:rPr>
        <w:commentReference w:id="14"/>
      </w:r>
      <w:r w:rsidR="002C4EE7">
        <w:t xml:space="preserve"> </w:t>
      </w:r>
      <w:r w:rsidR="00D375ED" w:rsidRPr="00D375ED">
        <w:t xml:space="preserve">The Ecological </w:t>
      </w:r>
      <w:r w:rsidR="007A050C">
        <w:t>Mental-functioning</w:t>
      </w:r>
      <w:r w:rsidR="00D375ED" w:rsidRPr="00D375ED">
        <w:t xml:space="preserve"> Ontology (EMFO)</w:t>
      </w:r>
      <w:r w:rsidR="00DD7FAA">
        <w:fldChar w:fldCharType="begin">
          <w:fldData xml:space="preserve">PEVuZE5vdGU+PENpdGU+PEF1dGhvcj5EaXZpdGE8L0F1dGhvcj48WWVhcj4yMDI0PC9ZZWFyPjxS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</w:fldData>
        </w:fldChar>
      </w:r>
      <w:r w:rsidR="0073238B">
        <w:instrText xml:space="preserve"> ADDIN EN.CITE </w:instrText>
      </w:r>
      <w:r w:rsidR="0073238B">
        <w:fldChar w:fldCharType="begin">
          <w:fldData xml:space="preserve">PEVuZE5vdGU+PENpdGU+PEF1dGhvcj5EaXZpdGE8L0F1dGhvcj48WWVhcj4yMDI0PC9ZZWFyPjxS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</w:fldData>
        </w:fldChar>
      </w:r>
      <w:r w:rsidR="0073238B">
        <w:instrText xml:space="preserve"> ADDIN EN.CITE.DATA </w:instrText>
      </w:r>
      <w:r w:rsidR="0073238B">
        <w:fldChar w:fldCharType="end"/>
      </w:r>
      <w:r w:rsidR="00DD7FAA">
        <w:fldChar w:fldCharType="separate"/>
      </w:r>
      <w:r w:rsidR="0073238B">
        <w:rPr>
          <w:noProof/>
        </w:rPr>
        <w:t>[4-6]</w:t>
      </w:r>
      <w:r w:rsidR="00DD7FAA">
        <w:fldChar w:fldCharType="end"/>
      </w:r>
      <w:r w:rsidR="00BE66C1">
        <w:t xml:space="preserve"> </w:t>
      </w:r>
      <w:r w:rsidR="00D375ED" w:rsidRPr="00D375ED">
        <w:t xml:space="preserve">was developed </w:t>
      </w:r>
      <w:r w:rsidR="00C6242F">
        <w:t xml:space="preserve">and now distributed </w:t>
      </w:r>
      <w:r w:rsidR="00D375ED" w:rsidRPr="00D375ED">
        <w:t xml:space="preserve">as a mechanism to explore and define </w:t>
      </w:r>
      <w:r w:rsidR="007A050C">
        <w:rPr>
          <w:i/>
          <w:iCs/>
        </w:rPr>
        <w:t>mental-functioning</w:t>
      </w:r>
      <w:r w:rsidR="00D375ED" w:rsidRPr="00D375ED">
        <w:t xml:space="preserve"> from a clinical rehabilitation</w:t>
      </w:r>
      <w:r w:rsidR="00945F78">
        <w:t xml:space="preserve"> informatics</w:t>
      </w:r>
      <w:r w:rsidR="00D375ED" w:rsidRPr="00D375ED">
        <w:t xml:space="preserve"> perspective. </w:t>
      </w:r>
      <w:r w:rsidR="00E67ECA">
        <w:t>The aim of this</w:t>
      </w:r>
      <w:r w:rsidR="00D375ED" w:rsidRPr="008A06C6">
        <w:t xml:space="preserve"> paper is </w:t>
      </w:r>
      <w:r w:rsidR="00E35A62">
        <w:t>to</w:t>
      </w:r>
      <w:r w:rsidR="00F20BBC">
        <w:t xml:space="preserve"> </w:t>
      </w:r>
      <w:r w:rsidR="006A5D06">
        <w:t>present</w:t>
      </w:r>
      <w:r w:rsidR="00D375ED" w:rsidRPr="008A06C6">
        <w:t xml:space="preserve"> the </w:t>
      </w:r>
      <w:r w:rsidR="0034618B">
        <w:t>refinement</w:t>
      </w:r>
      <w:r w:rsidR="00D375ED" w:rsidRPr="008A06C6">
        <w:t xml:space="preserve"> </w:t>
      </w:r>
      <w:r w:rsidR="00385D7B">
        <w:t xml:space="preserve">and benchmarking </w:t>
      </w:r>
      <w:r w:rsidR="00D375ED" w:rsidRPr="008A06C6">
        <w:t xml:space="preserve">of </w:t>
      </w:r>
      <w:r w:rsidR="00DA3F9F">
        <w:t>a</w:t>
      </w:r>
      <w:r w:rsidR="00D375ED" w:rsidRPr="008A06C6">
        <w:t xml:space="preserve"> NER </w:t>
      </w:r>
      <w:r w:rsidR="005F5231">
        <w:t xml:space="preserve">that </w:t>
      </w:r>
      <w:r w:rsidR="00AD1CF6">
        <w:t>classifies</w:t>
      </w:r>
      <w:r w:rsidR="005F5231">
        <w:t xml:space="preserve"> </w:t>
      </w:r>
      <w:r w:rsidR="005F5231" w:rsidRPr="00EF3BFE">
        <w:rPr>
          <w:i/>
        </w:rPr>
        <w:t>mental-functioning</w:t>
      </w:r>
      <w:r w:rsidR="005F5231">
        <w:t xml:space="preserve">, </w:t>
      </w:r>
      <w:r w:rsidR="00D375ED" w:rsidRPr="008A06C6">
        <w:t>leverag</w:t>
      </w:r>
      <w:r w:rsidR="005F5231">
        <w:t>ing</w:t>
      </w:r>
      <w:r w:rsidR="00D375ED" w:rsidRPr="008A06C6">
        <w:t xml:space="preserve"> terminology and knowledge derived from the EMFO</w:t>
      </w:r>
      <w:r w:rsidR="00EB3080">
        <w:t xml:space="preserve">, benchmarked </w:t>
      </w:r>
      <w:r w:rsidR="005B33B0">
        <w:t xml:space="preserve">on annotated clinical </w:t>
      </w:r>
      <w:r w:rsidR="0094354B">
        <w:t>records</w:t>
      </w:r>
      <w:r w:rsidR="005B33B0">
        <w:t xml:space="preserve"> from </w:t>
      </w:r>
      <w:r w:rsidR="003C7B75">
        <w:t xml:space="preserve">the </w:t>
      </w:r>
      <w:r w:rsidR="00D55A79">
        <w:t>Go</w:t>
      </w:r>
      <w:r w:rsidR="004A54A5">
        <w:t xml:space="preserve">ld Standard Corpus for Activity </w:t>
      </w:r>
      <w:r w:rsidR="0002194D">
        <w:t>I</w:t>
      </w:r>
      <w:r w:rsidR="004A54A5">
        <w:t>nformation</w:t>
      </w:r>
      <w:r w:rsidR="0002194D">
        <w:t xml:space="preserve"> </w:t>
      </w:r>
      <w:r w:rsidR="004A54A5">
        <w:t>(GoSCAI)</w:t>
      </w:r>
      <w:r w:rsidR="004B0353">
        <w:fldChar w:fldCharType="begin"/>
      </w:r>
      <w:r w:rsidR="0073238B">
        <w:instrText xml:space="preserve"> ADDIN EN.CITE &lt;EndNote&gt;&lt;Cite&gt;&lt;Author&gt;Section&lt;/Author&gt;&lt;Year&gt;2025&lt;/Year&gt;&lt;RecNum&gt;67&lt;/RecNum&gt;&lt;DisplayText&gt;[7]&lt;/DisplayText&gt;&lt;record&gt;&lt;rec-number&gt;67&lt;/rec-number&gt;&lt;foreign-keys&gt;&lt;key app="EN" db-id="vwp509ve492vziesrwtprwp05pvs0ftssa5d" timestamp="1752174590"&gt;67&lt;/key&gt;&lt;/foreign-keys&gt;&lt;ref-type name="Journal Article"&gt;17&lt;/ref-type&gt;&lt;contributors&gt;&lt;authors&gt;&lt;author&gt;NIH CC RMD Epidemiology &amp;amp; Biostatistics Section&lt;/author&gt;&lt;/authors&gt;&lt;/contributors&gt;&lt;titles&gt;&lt;title&gt;A Gold Standard Corpus for Activity Information (GoSCAI)&lt;/title&gt;&lt;secondary-title&gt;Zenodo&lt;/secondary-title&gt;&lt;/titles&gt;&lt;periodical&gt;&lt;full-title&gt;Zenodo&lt;/full-title&gt;&lt;/periodical&gt;&lt;dates&gt;&lt;year&gt;2025&lt;/year&gt;&lt;/dates&gt;&lt;work-type&gt;Dataset&lt;/work-type&gt;&lt;urls&gt;&lt;related-urls&gt;&lt;url&gt;https://zenodo.org/records/15528545&lt;/url&gt;&lt;/related-urls&gt;&lt;/urls&gt;&lt;electronic-resource-num&gt;10.5281&lt;/electronic-resource-num&gt;&lt;/record&gt;&lt;/Cite&gt;&lt;/EndNote&gt;</w:instrText>
      </w:r>
      <w:r w:rsidR="004B0353">
        <w:fldChar w:fldCharType="separate"/>
      </w:r>
      <w:r w:rsidR="0073238B">
        <w:rPr>
          <w:noProof/>
        </w:rPr>
        <w:t>[7]</w:t>
      </w:r>
      <w:r w:rsidR="004B0353">
        <w:fldChar w:fldCharType="end"/>
      </w:r>
      <w:r w:rsidR="00D375ED" w:rsidRPr="008A06C6">
        <w:t xml:space="preserve">. </w:t>
      </w:r>
      <w:r w:rsidR="00395294">
        <w:t xml:space="preserve">The GoSCAI is a corpus </w:t>
      </w:r>
      <w:r w:rsidR="00355CA6">
        <w:t>of</w:t>
      </w:r>
      <w:r w:rsidR="00355CA6" w:rsidRPr="00355CA6">
        <w:t xml:space="preserve"> de-identified clinical notes that have been annotated for human functioning information based on the framework of the </w:t>
      </w:r>
      <w:ins w:id="15" w:author="Sacco, Maryanne (NIH/CC/RMD) [C]" w:date="2025-07-17T15:47:00Z" w16du:dateUtc="2025-07-17T19:47:00Z">
        <w:r w:rsidR="00A129F3">
          <w:t>World Health</w:t>
        </w:r>
        <w:r w:rsidR="006F5FC2">
          <w:t xml:space="preserve"> Organization (</w:t>
        </w:r>
      </w:ins>
      <w:r w:rsidR="00355CA6" w:rsidRPr="00355CA6">
        <w:t>WHO</w:t>
      </w:r>
      <w:ins w:id="16" w:author="Sacco, Maryanne (NIH/CC/RMD) [C]" w:date="2025-07-17T15:47:00Z" w16du:dateUtc="2025-07-17T19:47:00Z">
        <w:r w:rsidR="006F5FC2">
          <w:t>)</w:t>
        </w:r>
      </w:ins>
      <w:del w:id="17" w:author="Sacco, Maryanne (NIH/CC/RMD) [C]" w:date="2025-07-17T15:47:00Z" w16du:dateUtc="2025-07-17T19:47:00Z">
        <w:r w:rsidR="00355CA6" w:rsidRPr="00355CA6" w:rsidDel="006F5FC2">
          <w:delText>'s</w:delText>
        </w:r>
      </w:del>
      <w:r w:rsidR="00355CA6" w:rsidRPr="00355CA6">
        <w:t xml:space="preserve"> International Classification of Functioning, Disability and Health (ICF)</w:t>
      </w:r>
      <w:r w:rsidR="004B0353">
        <w:fldChar w:fldCharType="begin"/>
      </w:r>
      <w:r w:rsidR="0073238B">
        <w:instrText xml:space="preserve"> ADDIN EN.CITE &lt;EndNote&gt;&lt;Cite ExcludeYear="1"&gt;&lt;Author&gt;WHO&lt;/Author&gt;&lt;RecNum&gt;17&lt;/RecNum&gt;&lt;DisplayText&gt;[8]&lt;/DisplayText&gt;&lt;record&gt;&lt;rec-number&gt;17&lt;/rec-number&gt;&lt;foreign-keys&gt;&lt;key app="EN" db-id="vwp509ve492vziesrwtprwp05pvs0ftssa5d" timestamp="1741816472"&gt;17&lt;/key&gt;&lt;/foreign-keys&gt;&lt;ref-type name="Book"&gt;6&lt;/ref-type&gt;&lt;contributors&gt;&lt;authors&gt;&lt;author&gt;WHO&lt;/author&gt;&lt;/authors&gt;&lt;/contributors&gt;&lt;titles&gt;&lt;title&gt;International Classification of Functioning, Disability and Health&lt;/title&gt;&lt;/titles&gt;&lt;dates&gt;&lt;pub-dates&gt;&lt;date&gt;2001&lt;/date&gt;&lt;/pub-dates&gt;&lt;/dates&gt;&lt;pub-location&gt; Geneva&lt;/pub-location&gt;&lt;publisher&gt;World Health Organization&lt;/publisher&gt;&lt;isbn&gt;(ISBN 92 4 154542 9)&lt;/isbn&gt;&lt;urls&gt;&lt;/urls&gt;&lt;/record&gt;&lt;/Cite&gt;&lt;/EndNote&gt;</w:instrText>
      </w:r>
      <w:r w:rsidR="004B0353">
        <w:fldChar w:fldCharType="separate"/>
      </w:r>
      <w:r w:rsidR="0073238B">
        <w:rPr>
          <w:noProof/>
        </w:rPr>
        <w:t>[8]</w:t>
      </w:r>
      <w:r w:rsidR="004B0353">
        <w:fldChar w:fldCharType="end"/>
      </w:r>
      <w:r w:rsidR="00355CA6" w:rsidRPr="00355CA6">
        <w:t>.</w:t>
      </w:r>
      <w:r w:rsidR="00355CA6">
        <w:t xml:space="preserve">  </w:t>
      </w:r>
      <w:r w:rsidR="00656547">
        <w:t>The corpus</w:t>
      </w:r>
      <w:r w:rsidR="005B3AB6">
        <w:t>,</w:t>
      </w:r>
      <w:r w:rsidR="00C6242F">
        <w:t xml:space="preserve"> </w:t>
      </w:r>
      <w:r w:rsidR="00656547">
        <w:t>annotations,</w:t>
      </w:r>
      <w:r w:rsidR="0086168E">
        <w:t xml:space="preserve"> and</w:t>
      </w:r>
      <w:r w:rsidR="00104671">
        <w:t xml:space="preserve"> machine learned predictive</w:t>
      </w:r>
      <w:r w:rsidR="00656547">
        <w:t xml:space="preserve"> </w:t>
      </w:r>
      <w:r w:rsidR="00E7375E">
        <w:t>models</w:t>
      </w:r>
      <w:r w:rsidR="0086168E">
        <w:t xml:space="preserve"> </w:t>
      </w:r>
      <w:r w:rsidR="00425D1C">
        <w:t>are now</w:t>
      </w:r>
      <w:r w:rsidR="00E7375E">
        <w:t xml:space="preserve"> </w:t>
      </w:r>
      <w:r w:rsidR="005B3AB6">
        <w:t>disseminated</w:t>
      </w:r>
      <w:r w:rsidR="00E7375E">
        <w:t xml:space="preserve"> </w:t>
      </w:r>
      <w:r w:rsidR="00850197">
        <w:t>by permission</w:t>
      </w:r>
      <w:ins w:id="18" w:author="Sacco, Maryanne (NIH/CC/RMD) [C]" w:date="2025-07-17T15:48:00Z" w16du:dateUtc="2025-07-17T19:48:00Z">
        <w:r w:rsidR="005853A1">
          <w:t xml:space="preserve"> </w:t>
        </w:r>
      </w:ins>
      <w:r w:rsidR="00850197">
        <w:fldChar w:fldCharType="begin"/>
      </w:r>
      <w:r w:rsidR="0073238B">
        <w:instrText xml:space="preserve"> ADDIN EN.CITE &lt;EndNote&gt;&lt;Cite&gt;&lt;Author&gt;Section&lt;/Author&gt;&lt;Year&gt;2025&lt;/Year&gt;&lt;RecNum&gt;67&lt;/RecNum&gt;&lt;DisplayText&gt;[7]&lt;/DisplayText&gt;&lt;record&gt;&lt;rec-number&gt;67&lt;/rec-number&gt;&lt;foreign-keys&gt;&lt;key app="EN" db-id="vwp509ve492vziesrwtprwp05pvs0ftssa5d" timestamp="1752174590"&gt;67&lt;/key&gt;&lt;/foreign-keys&gt;&lt;ref-type name="Journal Article"&gt;17&lt;/ref-type&gt;&lt;contributors&gt;&lt;authors&gt;&lt;author&gt;NIH CC RMD Epidemiology &amp;amp; Biostatistics Section&lt;/author&gt;&lt;/authors&gt;&lt;/contributors&gt;&lt;titles&gt;&lt;title&gt;A Gold Standard Corpus for Activity Information (GoSCAI)&lt;/title&gt;&lt;secondary-title&gt;Zenodo&lt;/secondary-title&gt;&lt;/titles&gt;&lt;periodical&gt;&lt;full-title&gt;Zenodo&lt;/full-title&gt;&lt;/periodical&gt;&lt;dates&gt;&lt;year&gt;2025&lt;/year&gt;&lt;/dates&gt;&lt;work-type&gt;Dataset&lt;/work-type&gt;&lt;urls&gt;&lt;related-urls&gt;&lt;url&gt;https://zenodo.org/records/15528545&lt;/url&gt;&lt;/related-urls&gt;&lt;/urls&gt;&lt;electronic-resource-num&gt;10.5281&lt;/electronic-resource-num&gt;&lt;/record&gt;&lt;/Cite&gt;&lt;/EndNote&gt;</w:instrText>
      </w:r>
      <w:r w:rsidR="00850197">
        <w:fldChar w:fldCharType="separate"/>
      </w:r>
      <w:r w:rsidR="0073238B">
        <w:rPr>
          <w:noProof/>
        </w:rPr>
        <w:t>[7]</w:t>
      </w:r>
      <w:r w:rsidR="00850197">
        <w:fldChar w:fldCharType="end"/>
      </w:r>
      <w:r w:rsidR="005B3AB6">
        <w:t>.</w:t>
      </w:r>
      <w:r w:rsidR="00656547">
        <w:t xml:space="preserve"> </w:t>
      </w:r>
      <w:r w:rsidR="005B3AB6">
        <w:t xml:space="preserve"> </w:t>
      </w:r>
      <w:r w:rsidR="00FA46D2">
        <w:t>T</w:t>
      </w:r>
      <w:r w:rsidR="00147AC5">
        <w:t>he</w:t>
      </w:r>
      <w:r w:rsidR="000F3EF9">
        <w:t xml:space="preserve"> rule based </w:t>
      </w:r>
      <w:r w:rsidR="00BA17EB">
        <w:t>NER</w:t>
      </w:r>
      <w:r w:rsidR="006F3424">
        <w:t>,</w:t>
      </w:r>
      <w:r w:rsidR="00BA17EB">
        <w:t xml:space="preserve"> </w:t>
      </w:r>
      <w:r w:rsidR="001630DA">
        <w:t xml:space="preserve">the subject of this </w:t>
      </w:r>
      <w:r w:rsidR="002F3FD2">
        <w:t>paper</w:t>
      </w:r>
      <w:r w:rsidR="006F7F83">
        <w:t>,</w:t>
      </w:r>
      <w:r w:rsidR="002F3FD2">
        <w:t xml:space="preserve"> </w:t>
      </w:r>
      <w:r w:rsidR="00BA17EB">
        <w:t xml:space="preserve">is </w:t>
      </w:r>
      <w:r w:rsidR="00EA64E3">
        <w:t>disseminated</w:t>
      </w:r>
      <w:r w:rsidR="001630DA">
        <w:t xml:space="preserve"> </w:t>
      </w:r>
      <w:r w:rsidR="00EA64E3">
        <w:t>separately via</w:t>
      </w:r>
      <w:r w:rsidR="00BA17EB">
        <w:t xml:space="preserve"> an open source license</w:t>
      </w:r>
      <w:ins w:id="19" w:author="Sacco, Maryanne (NIH/CC/RMD) [C]" w:date="2025-07-17T15:48:00Z" w16du:dateUtc="2025-07-17T19:48:00Z">
        <w:r w:rsidR="005853A1">
          <w:t xml:space="preserve"> </w:t>
        </w:r>
      </w:ins>
      <w:r w:rsidR="00150399">
        <w:fldChar w:fldCharType="begin"/>
      </w:r>
      <w:r w:rsidR="0073238B">
        <w:instrText xml:space="preserve"> ADDIN EN.CITE &lt;EndNote&gt;&lt;Cite&gt;&lt;Author&gt;Divita&lt;/Author&gt;&lt;Year&gt;2024&lt;/Year&gt;&lt;RecNum&gt;5&lt;/RecNum&gt;&lt;DisplayText&gt;[4]&lt;/DisplayText&gt;&lt;record&gt;&lt;rec-number&gt;5&lt;/rec-number&gt;&lt;foreign-keys&gt;&lt;key app="EN" db-id="vwp509ve492vziesrwtprwp05pvs0ftssa5d" timestamp="1741814327"&gt;5&lt;/key&gt;&lt;/foreign-keys&gt;&lt;ref-type name="Web Page"&gt;12&lt;/ref-type&gt;&lt;contributors&gt;&lt;authors&gt;&lt;author&gt;Divita, Guy, et al.&lt;/author&gt;&lt;/authors&gt;&lt;/contributors&gt;&lt;titles&gt;&lt;title&gt;Ecological Mental Functioning Ontology&lt;/title&gt;&lt;/titles&gt;&lt;dates&gt;&lt;year&gt;2024&lt;/year&gt;&lt;/dates&gt;&lt;urls&gt;&lt;related-urls&gt;&lt;url&gt;https://github.com/CC-RMD-EpiBio/EcologicalMentalFunctioningOntology/&lt;/url&gt;&lt;/related-urls&gt;&lt;/urls&gt;&lt;/record&gt;&lt;/Cite&gt;&lt;/EndNote&gt;</w:instrText>
      </w:r>
      <w:r w:rsidR="00150399">
        <w:fldChar w:fldCharType="separate"/>
      </w:r>
      <w:r w:rsidR="0073238B">
        <w:rPr>
          <w:noProof/>
        </w:rPr>
        <w:t>[4]</w:t>
      </w:r>
      <w:r w:rsidR="00150399">
        <w:fldChar w:fldCharType="end"/>
      </w:r>
      <w:r w:rsidR="008023EB">
        <w:t xml:space="preserve">, as the </w:t>
      </w:r>
      <w:r w:rsidR="006A5999">
        <w:t>rule based NER</w:t>
      </w:r>
      <w:r w:rsidR="00C70BCF">
        <w:t xml:space="preserve"> and associated </w:t>
      </w:r>
      <w:r w:rsidR="00802A9C">
        <w:t xml:space="preserve">terminology </w:t>
      </w:r>
      <w:r w:rsidR="00C70BCF">
        <w:t xml:space="preserve">products contain no </w:t>
      </w:r>
      <w:ins w:id="20" w:author="Sacco, Maryanne (NIH/CC/RMD) [C]" w:date="2025-07-17T15:48:00Z" w16du:dateUtc="2025-07-17T19:48:00Z">
        <w:r w:rsidR="00371354">
          <w:t>personal health information (</w:t>
        </w:r>
      </w:ins>
      <w:r w:rsidR="00C70BCF">
        <w:t>PHI</w:t>
      </w:r>
      <w:ins w:id="21" w:author="Sacco, Maryanne (NIH/CC/RMD) [C]" w:date="2025-07-17T15:48:00Z" w16du:dateUtc="2025-07-17T19:48:00Z">
        <w:r w:rsidR="00371354">
          <w:t>)</w:t>
        </w:r>
      </w:ins>
      <w:r w:rsidR="00C70BCF">
        <w:t xml:space="preserve"> or </w:t>
      </w:r>
      <w:ins w:id="22" w:author="Sacco, Maryanne (NIH/CC/RMD) [C]" w:date="2025-07-17T15:48:00Z" w16du:dateUtc="2025-07-17T19:48:00Z">
        <w:r w:rsidR="00DD384A">
          <w:t xml:space="preserve">personal individual </w:t>
        </w:r>
        <w:r w:rsidR="003A0AE1">
          <w:t>in</w:t>
        </w:r>
      </w:ins>
      <w:ins w:id="23" w:author="Sacco, Maryanne (NIH/CC/RMD) [C]" w:date="2025-07-17T15:49:00Z" w16du:dateUtc="2025-07-17T19:49:00Z">
        <w:r w:rsidR="003A0AE1">
          <w:t>formation (</w:t>
        </w:r>
      </w:ins>
      <w:r w:rsidR="00C70BCF">
        <w:t>PII</w:t>
      </w:r>
      <w:ins w:id="24" w:author="Sacco, Maryanne (NIH/CC/RMD) [C]" w:date="2025-07-17T15:49:00Z" w16du:dateUtc="2025-07-17T19:49:00Z">
        <w:r w:rsidR="003A0AE1">
          <w:t>)</w:t>
        </w:r>
      </w:ins>
      <w:r w:rsidR="00C70BCF">
        <w:t xml:space="preserve"> </w:t>
      </w:r>
      <w:r w:rsidR="005A3C01">
        <w:t xml:space="preserve">and are not </w:t>
      </w:r>
      <w:r w:rsidR="00DC4E98">
        <w:t>s</w:t>
      </w:r>
      <w:r w:rsidR="008C357B">
        <w:t>ubject to the</w:t>
      </w:r>
      <w:r w:rsidR="0096437A">
        <w:t xml:space="preserve"> additional </w:t>
      </w:r>
      <w:r w:rsidR="007A2882">
        <w:t>restrict</w:t>
      </w:r>
      <w:r w:rsidR="0096437A">
        <w:t>ions put in place</w:t>
      </w:r>
      <w:r w:rsidR="004B2504">
        <w:t xml:space="preserve"> </w:t>
      </w:r>
      <w:r w:rsidR="0096437A">
        <w:t xml:space="preserve">to insure </w:t>
      </w:r>
      <w:r w:rsidR="00C53B91">
        <w:t xml:space="preserve">patient </w:t>
      </w:r>
      <w:r w:rsidR="008A4BC8">
        <w:t xml:space="preserve">and </w:t>
      </w:r>
      <w:r w:rsidR="00475DE7">
        <w:t xml:space="preserve">provider </w:t>
      </w:r>
      <w:r w:rsidR="00517F64">
        <w:t>security</w:t>
      </w:r>
      <w:r w:rsidR="00C53B91">
        <w:t>.</w:t>
      </w:r>
    </w:p>
    <w:p w14:paraId="0C205416" w14:textId="6A0CDD1A" w:rsidR="00864DC8" w:rsidRDefault="00D375ED" w:rsidP="0042108C">
      <w:pPr>
        <w:rPr>
          <w:b/>
          <w:bCs/>
        </w:rPr>
      </w:pPr>
      <w:r>
        <w:t>Th</w:t>
      </w:r>
      <w:r w:rsidR="00773B55">
        <w:t>is</w:t>
      </w:r>
      <w:r>
        <w:t xml:space="preserve"> NER </w:t>
      </w:r>
      <w:r w:rsidR="00773B55">
        <w:t xml:space="preserve">was first developed </w:t>
      </w:r>
      <w:r w:rsidR="00A029A2">
        <w:t xml:space="preserve">for a </w:t>
      </w:r>
      <w:ins w:id="25" w:author="Divita, Guy (NIH/CC) [C]" w:date="2025-07-18T09:32:00Z" w16du:dateUtc="2025-07-18T13:32:00Z">
        <w:r w:rsidR="00090064">
          <w:t xml:space="preserve">Social </w:t>
        </w:r>
      </w:ins>
      <w:ins w:id="26" w:author="Divita, Guy (NIH/CC) [C]" w:date="2025-07-18T09:33:00Z" w16du:dateUtc="2025-07-18T13:33:00Z">
        <w:r w:rsidR="00090064">
          <w:t>Security Administration (</w:t>
        </w:r>
      </w:ins>
      <w:r w:rsidR="00A029A2">
        <w:t>SSA</w:t>
      </w:r>
      <w:ins w:id="27" w:author="Divita, Guy (NIH/CC) [C]" w:date="2025-07-18T09:33:00Z" w16du:dateUtc="2025-07-18T13:33:00Z">
        <w:r w:rsidR="00090064">
          <w:t>)</w:t>
        </w:r>
      </w:ins>
      <w:r w:rsidR="00A029A2">
        <w:t xml:space="preserve"> use case</w:t>
      </w:r>
      <w:ins w:id="28" w:author="Sacco, Maryanne (NIH/CC/RMD) [C]" w:date="2025-07-17T15:49:00Z" w16du:dateUtc="2025-07-17T19:49:00Z">
        <w:r w:rsidR="003909A2">
          <w:t xml:space="preserve"> </w:t>
        </w:r>
      </w:ins>
      <w:r w:rsidR="00174126">
        <w:fldChar w:fldCharType="begin"/>
      </w:r>
      <w:r w:rsidR="0073238B">
        <w:instrText xml:space="preserve"> ADDIN EN.CITE &lt;EndNote&gt;&lt;Cite&gt;&lt;Author&gt;Guy Divita&lt;/Author&gt;&lt;Year&gt;2025&lt;/Year&gt;&lt;RecNum&gt;68&lt;/RecNum&gt;&lt;DisplayText&gt;[9]&lt;/DisplayText&gt;&lt;record&gt;&lt;rec-number&gt;68&lt;/rec-number&gt;&lt;foreign-keys&gt;&lt;key app="EN" db-id="vwp509ve492vziesrwtprwp05pvs0ftssa5d" timestamp="1752175814"&gt;68&lt;/key&gt;&lt;/foreign-keys&gt;&lt;ref-type name="Report"&gt;27&lt;/ref-type&gt;&lt;contributors&gt;&lt;authors&gt;&lt;author&gt;Guy Divita, Bart Desmet, Maryanne Sacco, Kathleen Coale, Rafael Jimenez Silva, Rebecca Parks, Elizabeth Rasch&lt;/author&gt;&lt;/authors&gt;&lt;/contributors&gt;&lt;titles&gt;&lt;title&gt;Classifying Mental-functioning using a Named Entity Recognition Tool: Based on the Ecological Mental-functioning Model Ontology&lt;/title&gt;&lt;/titles&gt;&lt;pages&gt;16&lt;/pages&gt;&lt;dates&gt;&lt;year&gt;2025&lt;/year&gt;&lt;pub-dates&gt;&lt;date&gt;07/10/2025&lt;/date&gt;&lt;/pub-dates&gt;&lt;/dates&gt;&lt;pub-location&gt;github&lt;/pub-location&gt;&lt;publisher&gt;Rehabilitation Medicine Department, National Institutes of Health Clinical Center, Bethesda, MD&lt;/publisher&gt;&lt;urls&gt;&lt;related-urls&gt;&lt;url&gt;https://github.com/CC-RMD-EpiBio/EcologicalMentalFunctioningOntology/blob/main/publications/OntologyNERPaper.pdf&lt;/url&gt;&lt;/related-urls&gt;&lt;/urls&gt;&lt;/record&gt;&lt;/Cite&gt;&lt;/EndNote&gt;</w:instrText>
      </w:r>
      <w:r w:rsidR="00174126">
        <w:fldChar w:fldCharType="separate"/>
      </w:r>
      <w:r w:rsidR="0073238B">
        <w:rPr>
          <w:noProof/>
        </w:rPr>
        <w:t>[9]</w:t>
      </w:r>
      <w:r w:rsidR="00174126">
        <w:fldChar w:fldCharType="end"/>
      </w:r>
      <w:r w:rsidR="00A029A2">
        <w:t xml:space="preserve">, </w:t>
      </w:r>
      <w:r w:rsidR="0093398A">
        <w:t xml:space="preserve">tuned for a second </w:t>
      </w:r>
      <w:r w:rsidR="00BF601A">
        <w:t>population</w:t>
      </w:r>
      <w:r w:rsidR="00186683">
        <w:t xml:space="preserve">, </w:t>
      </w:r>
      <w:r>
        <w:t>is an evolution of v3NLP Framework</w:t>
      </w:r>
      <w:r w:rsidR="00E27430">
        <w:t xml:space="preserve"> </w:t>
      </w:r>
      <w:r w:rsidR="00F36914">
        <w:t>software originally developed for the VA.</w:t>
      </w:r>
    </w:p>
    <w:p w14:paraId="2C7AB013" w14:textId="36D107AD" w:rsidR="005E4B8C" w:rsidRDefault="005E4B8C" w:rsidP="00ED3068">
      <w:pPr>
        <w:pStyle w:val="Heading1"/>
      </w:pPr>
      <w:r>
        <w:t>Prior Work</w:t>
      </w:r>
    </w:p>
    <w:p w14:paraId="702026F4" w14:textId="67C843F2" w:rsidR="00314F93" w:rsidRDefault="004C56CE" w:rsidP="0042108C">
      <w:r>
        <w:t xml:space="preserve">This work is built </w:t>
      </w:r>
      <w:r w:rsidR="002428EB">
        <w:t xml:space="preserve">in conjunction as part of a larger </w:t>
      </w:r>
      <w:r w:rsidR="005466E1">
        <w:t>body of work that includes</w:t>
      </w:r>
    </w:p>
    <w:p w14:paraId="7DBFACF7" w14:textId="77777777" w:rsidR="00421FA2" w:rsidRDefault="00421FA2" w:rsidP="00421FA2">
      <w:pPr>
        <w:ind w:left="420"/>
      </w:pPr>
    </w:p>
    <w:p w14:paraId="5EEA543E" w14:textId="33798BF3" w:rsidR="004905EC" w:rsidRDefault="00961044" w:rsidP="004905EC">
      <w:pPr>
        <w:pStyle w:val="ListParagraph"/>
        <w:numPr>
          <w:ilvl w:val="0"/>
          <w:numId w:val="16"/>
        </w:numPr>
        <w:ind w:firstLineChars="0"/>
      </w:pPr>
      <w:r>
        <w:t xml:space="preserve">An Ecological Model of Mental Functioning </w:t>
      </w:r>
      <w:r w:rsidR="00F60756">
        <w:t xml:space="preserve">Ontology developed to scope out what </w:t>
      </w:r>
      <w:r w:rsidR="005D652D">
        <w:t>mental-functioning</w:t>
      </w:r>
      <w:r w:rsidR="00F60756">
        <w:t xml:space="preserve"> is</w:t>
      </w:r>
      <w:r w:rsidR="004905EC">
        <w:t xml:space="preserve"> from a rehabilitation informatics perspective</w:t>
      </w:r>
      <w:ins w:id="29" w:author="Sacco, Maryanne (NIH/CC/RMD) [C]" w:date="2025-07-17T15:49:00Z" w16du:dateUtc="2025-07-17T19:49:00Z">
        <w:r w:rsidR="003909A2">
          <w:t xml:space="preserve"> </w:t>
        </w:r>
      </w:ins>
      <w:r w:rsidR="002B6A39">
        <w:fldChar w:fldCharType="begin"/>
      </w:r>
      <w:r w:rsidR="0073238B">
        <w:instrText xml:space="preserve"> ADDIN EN.CITE &lt;EndNote&gt;&lt;Cite&gt;&lt;Author&gt;Divita&lt;/Author&gt;&lt;Year&gt;2024&lt;/Year&gt;&lt;RecNum&gt;5&lt;/RecNum&gt;&lt;DisplayText&gt;[4]&lt;/DisplayText&gt;&lt;record&gt;&lt;rec-number&gt;5&lt;/rec-number&gt;&lt;foreign-keys&gt;&lt;key app="EN" db-id="vwp509ve492vziesrwtprwp05pvs0ftssa5d" timestamp="1741814327"&gt;5&lt;/key&gt;&lt;/foreign-keys&gt;&lt;ref-type name="Web Page"&gt;12&lt;/ref-type&gt;&lt;contributors&gt;&lt;authors&gt;&lt;author&gt;Divita, Guy, et al.&lt;/author&gt;&lt;/authors&gt;&lt;/contributors&gt;&lt;titles&gt;&lt;title&gt;Ecological Mental Functioning Ontology&lt;/title&gt;&lt;/titles&gt;&lt;dates&gt;&lt;year&gt;2024&lt;/year&gt;&lt;/dates&gt;&lt;urls&gt;&lt;related-urls&gt;&lt;url&gt;https://github.com/CC-RMD-EpiBio/EcologicalMentalFunctioningOntology/&lt;/url&gt;&lt;/related-urls&gt;&lt;/urls&gt;&lt;/record&gt;&lt;/Cite&gt;&lt;/EndNote&gt;</w:instrText>
      </w:r>
      <w:r w:rsidR="002B6A39">
        <w:fldChar w:fldCharType="separate"/>
      </w:r>
      <w:r w:rsidR="0073238B">
        <w:rPr>
          <w:noProof/>
        </w:rPr>
        <w:t>[4]</w:t>
      </w:r>
      <w:r w:rsidR="002B6A39">
        <w:fldChar w:fldCharType="end"/>
      </w:r>
    </w:p>
    <w:p w14:paraId="18E0B352" w14:textId="302639D9" w:rsidR="00421FA2" w:rsidRDefault="00D8417A" w:rsidP="004905EC">
      <w:pPr>
        <w:pStyle w:val="ListParagraph"/>
        <w:numPr>
          <w:ilvl w:val="0"/>
          <w:numId w:val="16"/>
        </w:numPr>
        <w:ind w:firstLineChars="0"/>
      </w:pPr>
      <w:r>
        <w:t xml:space="preserve">Mental Functioning Annotation guidelines, specifically for </w:t>
      </w:r>
      <w:r w:rsidR="00EB3FFA">
        <w:t>ComCog</w:t>
      </w:r>
      <w:r>
        <w:t xml:space="preserve"> and IPIR</w:t>
      </w:r>
      <w:ins w:id="30" w:author="Sacco, Maryanne (NIH/CC/RMD) [C]" w:date="2025-07-17T15:51:00Z" w16du:dateUtc="2025-07-17T19:51:00Z">
        <w:r w:rsidR="00BB799E">
          <w:t xml:space="preserve"> </w:t>
        </w:r>
      </w:ins>
      <w:r w:rsidR="00670146">
        <w:fldChar w:fldCharType="begin"/>
      </w:r>
      <w:r w:rsidR="0073238B">
        <w:instrText xml:space="preserve"> ADDIN EN.CITE &lt;EndNote&gt;&lt;Cite&gt;&lt;Author&gt;Section&lt;/Author&gt;&lt;Year&gt;2025a&lt;/Year&gt;&lt;RecNum&gt;20&lt;/RecNum&gt;&lt;DisplayText&gt;[10 11]&lt;/DisplayText&gt;&lt;record&gt;&lt;rec-number&gt;20&lt;/rec-number&gt;&lt;foreign-keys&gt;&lt;key app="EN" db-id="vwp509ve492vziesrwtprwp05pvs0ftssa5d" timestamp="1741818083"&gt;20&lt;/key&gt;&lt;/foreign-keys&gt;&lt;ref-type name="Web Page"&gt;12&lt;/ref-type&gt;&lt;contributors&gt;&lt;authors&gt;&lt;author&gt;NIH CC RMD Epidemiology &amp;amp; Biostatistics Section&lt;/author&gt;&lt;/authors&gt;&lt;/contributors&gt;&lt;titles&gt;&lt;title&gt;Annotation Guideline for Free-Text Activity Functioning Information: Communication &amp;amp; Cognition&lt;/title&gt;&lt;/titles&gt;&lt;volume&gt;2025&lt;/volume&gt;&lt;number&gt;03/12&lt;/number&gt;&lt;edition&gt;1.1&lt;/edition&gt;&lt;dates&gt;&lt;year&gt;2025a&lt;/year&gt;&lt;/dates&gt;&lt;publisher&gt;Zenoto&lt;/publisher&gt;&lt;urls&gt;&lt;related-urls&gt;&lt;url&gt;https://zenodo.org/records/13910167&lt;/url&gt;&lt;/related-urls&gt;&lt;/urls&gt;&lt;/record&gt;&lt;/Cite&gt;&lt;Cite&gt;&lt;Author&gt;Section&lt;/Author&gt;&lt;Year&gt;2025b&lt;/Year&gt;&lt;RecNum&gt;21&lt;/RecNum&gt;&lt;record&gt;&lt;rec-number&gt;21&lt;/rec-number&gt;&lt;foreign-keys&gt;&lt;key app="EN" db-id="vwp509ve492vziesrwtprwp05pvs0ftssa5d" timestamp="1741818292"&gt;21&lt;/key&gt;&lt;/foreign-keys&gt;&lt;ref-type name="Web Page"&gt;12&lt;/ref-type&gt;&lt;contributors&gt;&lt;authors&gt;&lt;author&gt;NIH CC RMD Epidemiology &amp;amp; Biostatistics Section&lt;/author&gt;&lt;/authors&gt;&lt;/contributors&gt;&lt;titles&gt;&lt;title&gt;Annotation Guideline for Free-Text Activity Functioning Information: Interpersonal Interactions &amp;amp; Relationships&lt;/title&gt;&lt;/titles&gt;&lt;volume&gt;2025&lt;/volume&gt;&lt;number&gt;03/12/2025&lt;/number&gt;&lt;edition&gt;1.1&lt;/edition&gt;&lt;dates&gt;&lt;year&gt;2025b&lt;/year&gt;&lt;/dates&gt;&lt;publisher&gt;Zenoto&lt;/publisher&gt;&lt;urls&gt;&lt;related-urls&gt;&lt;url&gt;https://zenodo.org/records/13774684&lt;/url&gt;&lt;/related-urls&gt;&lt;/urls&gt;&lt;/record&gt;&lt;/Cite&gt;&lt;/EndNote&gt;</w:instrText>
      </w:r>
      <w:r w:rsidR="00670146">
        <w:fldChar w:fldCharType="separate"/>
      </w:r>
      <w:r w:rsidR="0073238B">
        <w:rPr>
          <w:noProof/>
        </w:rPr>
        <w:t>[10</w:t>
      </w:r>
      <w:ins w:id="31" w:author="Sacco, Maryanne (NIH/CC/RMD) [C]" w:date="2025-07-17T15:50:00Z" w16du:dateUtc="2025-07-17T19:50:00Z">
        <w:r w:rsidR="006E3E73">
          <w:rPr>
            <w:noProof/>
          </w:rPr>
          <w:t>,</w:t>
        </w:r>
      </w:ins>
      <w:r w:rsidR="0073238B">
        <w:rPr>
          <w:noProof/>
        </w:rPr>
        <w:t xml:space="preserve"> 11]</w:t>
      </w:r>
      <w:r w:rsidR="00670146">
        <w:fldChar w:fldCharType="end"/>
      </w:r>
    </w:p>
    <w:p w14:paraId="35A9D607" w14:textId="6E9F5A5D" w:rsidR="00D8417A" w:rsidRDefault="00933480" w:rsidP="0042108C">
      <w:pPr>
        <w:pStyle w:val="ListParagraph"/>
        <w:numPr>
          <w:ilvl w:val="0"/>
          <w:numId w:val="15"/>
        </w:numPr>
        <w:ind w:firstLineChars="0"/>
      </w:pPr>
      <w:r>
        <w:t xml:space="preserve">Manual annotations </w:t>
      </w:r>
      <w:r w:rsidR="00421FA2">
        <w:t>created</w:t>
      </w:r>
      <w:r>
        <w:t xml:space="preserve"> </w:t>
      </w:r>
      <w:r w:rsidR="00421FA2">
        <w:t xml:space="preserve">on </w:t>
      </w:r>
      <w:r>
        <w:t xml:space="preserve">an </w:t>
      </w:r>
      <w:commentRangeStart w:id="32"/>
      <w:r>
        <w:t xml:space="preserve">SSA </w:t>
      </w:r>
      <w:commentRangeEnd w:id="32"/>
      <w:r w:rsidR="00B06922">
        <w:rPr>
          <w:rStyle w:val="CommentReference"/>
          <w:sz w:val="21"/>
          <w:szCs w:val="21"/>
        </w:rPr>
        <w:commentReference w:id="32"/>
      </w:r>
      <w:r>
        <w:t xml:space="preserve">claimant corpus </w:t>
      </w:r>
      <w:r w:rsidR="00451F3D">
        <w:t>used for SSA use cases</w:t>
      </w:r>
      <w:r w:rsidR="00421FA2">
        <w:t xml:space="preserve"> followed by m</w:t>
      </w:r>
      <w:r w:rsidR="00451F3D">
        <w:t xml:space="preserve">anual annotations </w:t>
      </w:r>
      <w:r w:rsidR="00421FA2">
        <w:t>created on the GoSCAI corpus</w:t>
      </w:r>
      <w:ins w:id="33" w:author="Sacco, Maryanne (NIH/CC/RMD) [C]" w:date="2025-07-17T15:51:00Z" w16du:dateUtc="2025-07-17T19:51:00Z">
        <w:r w:rsidR="00C16E01">
          <w:t xml:space="preserve"> </w:t>
        </w:r>
      </w:ins>
      <w:r w:rsidR="00B140ED">
        <w:fldChar w:fldCharType="begin"/>
      </w:r>
      <w:r w:rsidR="0073238B">
        <w:instrText xml:space="preserve"> ADDIN EN.CITE &lt;EndNote&gt;&lt;Cite&gt;&lt;Author&gt;Section&lt;/Author&gt;&lt;Year&gt;2025&lt;/Year&gt;&lt;RecNum&gt;67&lt;/RecNum&gt;&lt;DisplayText&gt;[7]&lt;/DisplayText&gt;&lt;record&gt;&lt;rec-number&gt;67&lt;/rec-number&gt;&lt;foreign-keys&gt;&lt;key app="EN" db-id="vwp509ve492vziesrwtprwp05pvs0ftssa5d" timestamp="1752174590"&gt;67&lt;/key&gt;&lt;/foreign-keys&gt;&lt;ref-type name="Journal Article"&gt;17&lt;/ref-type&gt;&lt;contributors&gt;&lt;authors&gt;&lt;author&gt;NIH CC RMD Epidemiology &amp;amp; Biostatistics Section&lt;/author&gt;&lt;/authors&gt;&lt;/contributors&gt;&lt;titles&gt;&lt;title&gt;A Gold Standard Corpus for Activity Information (GoSCAI)&lt;/title&gt;&lt;secondary-title&gt;Zenodo&lt;/secondary-title&gt;&lt;/titles&gt;&lt;periodical&gt;&lt;full-title&gt;Zenodo&lt;/full-title&gt;&lt;/periodical&gt;&lt;dates&gt;&lt;year&gt;2025&lt;/year&gt;&lt;/dates&gt;&lt;work-type&gt;Dataset&lt;/work-type&gt;&lt;urls&gt;&lt;related-urls&gt;&lt;url&gt;https://zenodo.org/records/15528545&lt;/url&gt;&lt;/related-urls&gt;&lt;/urls&gt;&lt;electronic-resource-num&gt;10.5281&lt;/electronic-resource-num&gt;&lt;/record&gt;&lt;/Cite&gt;&lt;/EndNote&gt;</w:instrText>
      </w:r>
      <w:r w:rsidR="00B140ED">
        <w:fldChar w:fldCharType="separate"/>
      </w:r>
      <w:r w:rsidR="0073238B">
        <w:rPr>
          <w:noProof/>
        </w:rPr>
        <w:t>[7]</w:t>
      </w:r>
      <w:r w:rsidR="00B140ED">
        <w:fldChar w:fldCharType="end"/>
      </w:r>
    </w:p>
    <w:p w14:paraId="443D920F" w14:textId="75656C4F" w:rsidR="00F371AE" w:rsidRDefault="00867730" w:rsidP="00823110">
      <w:pPr>
        <w:pStyle w:val="ListParagraph"/>
        <w:numPr>
          <w:ilvl w:val="0"/>
          <w:numId w:val="15"/>
        </w:numPr>
        <w:ind w:firstLineChars="0"/>
      </w:pPr>
      <w:r>
        <w:t xml:space="preserve">Large Language Models developed to identify </w:t>
      </w:r>
      <w:r w:rsidR="005D652D">
        <w:t>mental-functioning</w:t>
      </w:r>
      <w:r w:rsidR="00086AEB">
        <w:t xml:space="preserve"> containing sentences within</w:t>
      </w:r>
      <w:del w:id="34" w:author="Divita, Guy (NIH/CC) [C]" w:date="2025-07-18T09:34:00Z" w16du:dateUtc="2025-07-18T13:34:00Z">
        <w:r w:rsidDel="00086AEB">
          <w:delText xml:space="preserve"> in</w:delText>
        </w:r>
      </w:del>
      <w:r w:rsidR="00086AEB">
        <w:t xml:space="preserve"> clinical notes </w:t>
      </w:r>
      <w:r w:rsidR="00730786">
        <w:t xml:space="preserve">first </w:t>
      </w:r>
      <w:r w:rsidR="00F13DBB">
        <w:t xml:space="preserve">trained on SSA claimant clinical records then trained and benchmarked on </w:t>
      </w:r>
      <w:r w:rsidR="00D8417A">
        <w:t>the GoSCAI corpus</w:t>
      </w:r>
      <w:r w:rsidR="00B140ED">
        <w:t xml:space="preserve"> </w:t>
      </w:r>
      <w:commentRangeStart w:id="35"/>
      <w:commentRangeStart w:id="36"/>
      <w:r w:rsidR="00B140ED">
        <w:t>(</w:t>
      </w:r>
      <w:ins w:id="37" w:author="Divita, Guy (NIH/CC) [C]" w:date="2025-07-18T10:21:00Z" w16du:dateUtc="2025-07-18T14:21:00Z">
        <w:r w:rsidR="000D0E47">
          <w:t>unpublished</w:t>
        </w:r>
      </w:ins>
      <w:ins w:id="38" w:author="Divita, Guy (NIH/CC) [C]" w:date="2025-07-18T10:22:00Z" w16du:dateUtc="2025-07-18T14:22:00Z">
        <w:r w:rsidR="00DB4C32">
          <w:t>, manuscript in preparation</w:t>
        </w:r>
      </w:ins>
      <w:del w:id="39" w:author="Divita, Guy (NIH/CC) [C]" w:date="2025-07-18T10:21:00Z" w16du:dateUtc="2025-07-18T14:21:00Z">
        <w:r w:rsidDel="003961FB">
          <w:delText>not yet published</w:delText>
        </w:r>
      </w:del>
      <w:r w:rsidR="003961FB">
        <w:t>)</w:t>
      </w:r>
      <w:commentRangeEnd w:id="35"/>
      <w:r>
        <w:rPr>
          <w:rStyle w:val="CommentReference"/>
        </w:rPr>
        <w:commentReference w:id="35"/>
      </w:r>
      <w:commentRangeEnd w:id="36"/>
      <w:r>
        <w:rPr>
          <w:rStyle w:val="CommentReference"/>
        </w:rPr>
        <w:commentReference w:id="36"/>
      </w:r>
    </w:p>
    <w:p w14:paraId="70FE1BD8" w14:textId="4E863F5A" w:rsidR="00A57F11" w:rsidRDefault="00A57F11" w:rsidP="00823110">
      <w:pPr>
        <w:pStyle w:val="ListParagraph"/>
        <w:numPr>
          <w:ilvl w:val="0"/>
          <w:numId w:val="15"/>
        </w:numPr>
        <w:ind w:firstLineChars="0"/>
      </w:pPr>
      <w:r>
        <w:t xml:space="preserve">A rule based NER to identify and classify </w:t>
      </w:r>
      <w:r w:rsidR="005D652D">
        <w:t>mental-functioning</w:t>
      </w:r>
      <w:r w:rsidR="00E40788">
        <w:t xml:space="preserve"> sentences, built to </w:t>
      </w:r>
      <w:r w:rsidR="00B3525A">
        <w:t xml:space="preserve">be employed to </w:t>
      </w:r>
      <w:r w:rsidR="001C602F">
        <w:t xml:space="preserve">also </w:t>
      </w:r>
      <w:r w:rsidR="00B3525A">
        <w:t>classify those sentences identified by the Large Language Models</w:t>
      </w:r>
      <w:ins w:id="40" w:author="Sacco, Maryanne (NIH/CC/RMD) [C]" w:date="2025-07-17T15:53:00Z" w16du:dateUtc="2025-07-17T19:53:00Z">
        <w:r w:rsidR="00A20948">
          <w:t xml:space="preserve"> </w:t>
        </w:r>
      </w:ins>
      <w:r w:rsidR="00B323AC">
        <w:fldChar w:fldCharType="begin"/>
      </w:r>
      <w:r w:rsidR="0073238B">
        <w:instrText xml:space="preserve"> ADDIN EN.CITE &lt;EndNote&gt;&lt;Cite&gt;&lt;Author&gt;Divita&lt;/Author&gt;&lt;Year&gt;2024&lt;/Year&gt;&lt;RecNum&gt;5&lt;/RecNum&gt;&lt;DisplayText&gt;[4]&lt;/DisplayText&gt;&lt;record&gt;&lt;rec-number&gt;5&lt;/rec-number&gt;&lt;foreign-keys&gt;&lt;key app="EN" db-id="vwp509ve492vziesrwtprwp05pvs0ftssa5d" timestamp="1741814327"&gt;5&lt;/key&gt;&lt;/foreign-keys&gt;&lt;ref-type name="Web Page"&gt;12&lt;/ref-type&gt;&lt;contributors&gt;&lt;authors&gt;&lt;author&gt;Divita, Guy, et al.&lt;/author&gt;&lt;/authors&gt;&lt;/contributors&gt;&lt;titles&gt;&lt;title&gt;Ecological Mental Functioning Ontology&lt;/title&gt;&lt;/titles&gt;&lt;dates&gt;&lt;year&gt;2024&lt;/year&gt;&lt;/dates&gt;&lt;urls&gt;&lt;related-urls&gt;&lt;url&gt;https://github.com/CC-RMD-EpiBio/EcologicalMentalFunctioningOntology/&lt;/url&gt;&lt;/related-urls&gt;&lt;/urls&gt;&lt;/record&gt;&lt;/Cite&gt;&lt;/EndNote&gt;</w:instrText>
      </w:r>
      <w:r w:rsidR="00B323AC">
        <w:fldChar w:fldCharType="separate"/>
      </w:r>
      <w:r w:rsidR="0073238B">
        <w:rPr>
          <w:noProof/>
        </w:rPr>
        <w:t>[4]</w:t>
      </w:r>
      <w:r w:rsidR="00B323AC">
        <w:fldChar w:fldCharType="end"/>
      </w:r>
    </w:p>
    <w:p w14:paraId="40EAF03E" w14:textId="239DB4FA" w:rsidR="001C602F" w:rsidRDefault="001C602F" w:rsidP="001C602F">
      <w:pPr>
        <w:pStyle w:val="ListParagraph"/>
        <w:ind w:left="780" w:firstLineChars="0" w:firstLine="0"/>
      </w:pPr>
    </w:p>
    <w:p w14:paraId="150E5A0D" w14:textId="54A431E4" w:rsidR="00AE5846" w:rsidRDefault="00AE5846" w:rsidP="0042108C">
      <w:r>
        <w:t xml:space="preserve">The </w:t>
      </w:r>
      <w:r w:rsidR="009928F0">
        <w:t xml:space="preserve">rule-based </w:t>
      </w:r>
      <w:r>
        <w:t>NLP platform employed for this work, referred to as</w:t>
      </w:r>
      <w:r w:rsidR="00C90CB2">
        <w:t xml:space="preserve"> java-nlp-</w:t>
      </w:r>
      <w:r>
        <w:t>Framework</w:t>
      </w:r>
      <w:ins w:id="41" w:author="Sacco, Maryanne (NIH/CC/RMD) [C]" w:date="2025-07-17T15:53:00Z" w16du:dateUtc="2025-07-17T19:53:00Z">
        <w:r w:rsidR="0074458E">
          <w:t xml:space="preserve"> </w:t>
        </w:r>
      </w:ins>
      <w:r w:rsidR="00CE230A">
        <w:fldChar w:fldCharType="begin"/>
      </w:r>
      <w:r w:rsidR="0073238B">
        <w:instrText xml:space="preserve"> ADDIN EN.CITE &lt;EndNote&gt;&lt;Cite&gt;&lt;Author&gt;Divita&lt;/Author&gt;&lt;Year&gt;2022&lt;/Year&gt;&lt;RecNum&gt;6&lt;/RecNum&gt;&lt;DisplayText&gt;[12]&lt;/DisplayText&gt;&lt;record&gt;&lt;rec-number&gt;6&lt;/rec-number&gt;&lt;foreign-keys&gt;&lt;key app="EN" db-id="vwp509ve492vziesrwtprwp05pvs0ftssa5d" timestamp="1741814580"&gt;6&lt;/key&gt;&lt;/foreign-keys&gt;&lt;ref-type name="Journal Article"&gt;17&lt;/ref-type&gt;&lt;contributors&gt;&lt;authors&gt;&lt;author&gt;Divita, Guy&lt;/author&gt;&lt;author&gt;Coale, Kathleen&lt;/author&gt;&lt;author&gt;Maldonado, Jonathan Camacho&lt;/author&gt;&lt;author&gt;Silva, Rafael Jiménez&lt;/author&gt;&lt;author&gt;Rasch, Elizabeth&lt;/author&gt;&lt;/authors&gt;&lt;/contributors&gt;&lt;titles&gt;&lt;title&gt;Extracting body function information using rule-based methods: Highlighting structure and formatting challenges in clinical text&lt;/title&gt;&lt;secondary-title&gt;Frontiers in Digital Health&lt;/secondary-title&gt;&lt;/titles&gt;&lt;periodical&gt;&lt;full-title&gt;Frontiers in Digital Health&lt;/full-title&gt;&lt;/periodical&gt;&lt;pages&gt;914171&lt;/pages&gt;&lt;volume&gt;4&lt;/volume&gt;&lt;dates&gt;&lt;year&gt;2022&lt;/year&gt;&lt;/dates&gt;&lt;isbn&gt;2673-253X&lt;/isbn&gt;&lt;urls&gt;&lt;/urls&gt;&lt;/record&gt;&lt;/Cite&gt;&lt;/EndNote&gt;</w:instrText>
      </w:r>
      <w:r w:rsidR="00CE230A">
        <w:fldChar w:fldCharType="separate"/>
      </w:r>
      <w:r w:rsidR="0073238B">
        <w:rPr>
          <w:noProof/>
        </w:rPr>
        <w:t>[12]</w:t>
      </w:r>
      <w:r w:rsidR="00CE230A">
        <w:fldChar w:fldCharType="end"/>
      </w:r>
      <w:r w:rsidR="00377928">
        <w:t>,</w:t>
      </w:r>
      <w:r w:rsidR="008864CB">
        <w:t xml:space="preserve"> </w:t>
      </w:r>
      <w:r>
        <w:t>was adapted from the V3NLP Framework</w:t>
      </w:r>
      <w:ins w:id="42" w:author="Sacco, Maryanne (NIH/CC/RMD) [C]" w:date="2025-07-17T15:53:00Z" w16du:dateUtc="2025-07-17T19:53:00Z">
        <w:r w:rsidR="0074458E">
          <w:t xml:space="preserve"> </w:t>
        </w:r>
      </w:ins>
      <w:r w:rsidR="005B024A">
        <w:fldChar w:fldCharType="begin"/>
      </w:r>
      <w:r w:rsidR="0073238B">
        <w:instrText xml:space="preserve"> ADDIN EN.CITE &lt;EndNote&gt;&lt;Cite&gt;&lt;Author&gt;Divita&lt;/Author&gt;&lt;Year&gt;2016&lt;/Year&gt;&lt;RecNum&gt;7&lt;/RecNum&gt;&lt;DisplayText&gt;[13]&lt;/DisplayText&gt;&lt;record&gt;&lt;rec-number&gt;7&lt;/rec-number&gt;&lt;foreign-keys&gt;&lt;key app="EN" db-id="vwp509ve492vziesrwtprwp05pvs0ftssa5d" timestamp="1741814709"&gt;7&lt;/key&gt;&lt;/foreign-keys&gt;&lt;ref-type name="Journal Article"&gt;17&lt;/ref-type&gt;&lt;contributors&gt;&lt;authors&gt;&lt;author&gt;Divita, Guy&lt;/author&gt;&lt;author&gt;Carter, Marjorie E&lt;/author&gt;&lt;author&gt;Tran, Le-Thuy&lt;/author&gt;&lt;author&gt;Redd, Doug&lt;/author&gt;&lt;author&gt;Zeng, Qing T&lt;/author&gt;&lt;author&gt;Duvall, Scott&lt;/author&gt;&lt;author&gt;Samore, Matthew H&lt;/author&gt;&lt;author&gt;Gundlapalli, Adi V&lt;/author&gt;&lt;/authors&gt;&lt;/contributors&gt;&lt;titles&gt;&lt;title&gt;v3NLP framework: tools to build applications for extracting concepts from clinical text&lt;/title&gt;&lt;secondary-title&gt;eGEMs&lt;/secondary-title&gt;&lt;/titles&gt;&lt;periodical&gt;&lt;full-title&gt;eGEMs&lt;/full-title&gt;&lt;/periodical&gt;&lt;pages&gt;1228&lt;/pages&gt;&lt;volume&gt;4&lt;/volume&gt;&lt;number&gt;3&lt;/number&gt;&lt;dates&gt;&lt;year&gt;2016&lt;/year&gt;&lt;/dates&gt;&lt;urls&gt;&lt;/urls&gt;&lt;/record&gt;&lt;/Cite&gt;&lt;/EndNote&gt;</w:instrText>
      </w:r>
      <w:r w:rsidR="005B024A">
        <w:fldChar w:fldCharType="separate"/>
      </w:r>
      <w:r w:rsidR="0073238B">
        <w:rPr>
          <w:noProof/>
        </w:rPr>
        <w:t>[13]</w:t>
      </w:r>
      <w:r w:rsidR="005B024A">
        <w:fldChar w:fldCharType="end"/>
      </w:r>
      <w:r>
        <w:t xml:space="preserve"> and</w:t>
      </w:r>
      <w:r w:rsidR="00C90CB2">
        <w:t xml:space="preserve"> </w:t>
      </w:r>
      <w:r>
        <w:t>Sophia</w:t>
      </w:r>
      <w:ins w:id="43" w:author="Sacco, Maryanne (NIH/CC/RMD) [C]" w:date="2025-07-17T15:53:00Z" w16du:dateUtc="2025-07-17T19:53:00Z">
        <w:r w:rsidR="0074458E">
          <w:t xml:space="preserve"> </w:t>
        </w:r>
      </w:ins>
      <w:r w:rsidR="00B37EF4">
        <w:fldChar w:fldCharType="begin"/>
      </w:r>
      <w:r w:rsidR="0073238B">
        <w:instrText xml:space="preserve"> ADDIN EN.CITE &lt;EndNote&gt;&lt;Cite&gt;&lt;Author&gt;Divita&lt;/Author&gt;&lt;Year&gt;2014&lt;/Year&gt;&lt;RecNum&gt;8&lt;/RecNum&gt;&lt;DisplayText&gt;[14]&lt;/DisplayText&gt;&lt;record&gt;&lt;rec-number&gt;8&lt;/rec-number&gt;&lt;foreign-keys&gt;&lt;key app="EN" db-id="vwp509ve492vziesrwtprwp05pvs0ftssa5d" timestamp="1741814815"&gt;8&lt;/key&gt;&lt;/foreign-keys&gt;&lt;ref-type name="Conference Proceedings"&gt;10&lt;/ref-type&gt;&lt;contributors&gt;&lt;authors&gt;&lt;author&gt;Divita, Guy&lt;/author&gt;&lt;author&gt;Zeng, Qing T&lt;/author&gt;&lt;author&gt;Gundlapalli, Adi V&lt;/author&gt;&lt;author&gt;Duvall, Scott&lt;/author&gt;&lt;author&gt;Nebeker, Jonathan&lt;/author&gt;&lt;author&gt;Samore, Matthew H&lt;/author&gt;&lt;/authors&gt;&lt;/contributors&gt;&lt;titles&gt;&lt;title&gt;Sophia: a expedient UMLS concept extraction annotator&lt;/title&gt;&lt;secondary-title&gt;AMIA Annual Symposium Proceedings&lt;/secondary-title&gt;&lt;/titles&gt;&lt;pages&gt;467&lt;/pages&gt;&lt;volume&gt;2014&lt;/volume&gt;&lt;dates&gt;&lt;year&gt;2014&lt;/year&gt;&lt;/dates&gt;&lt;urls&gt;&lt;/urls&gt;&lt;/record&gt;&lt;/Cite&gt;&lt;/EndNote&gt;</w:instrText>
      </w:r>
      <w:r w:rsidR="00B37EF4">
        <w:fldChar w:fldCharType="separate"/>
      </w:r>
      <w:r w:rsidR="0073238B">
        <w:rPr>
          <w:noProof/>
        </w:rPr>
        <w:t>[14]</w:t>
      </w:r>
      <w:r w:rsidR="00B37EF4">
        <w:fldChar w:fldCharType="end"/>
      </w:r>
      <w:r w:rsidR="009807A8">
        <w:t xml:space="preserve"> </w:t>
      </w:r>
      <w:r>
        <w:t>which were used for symptom extraction</w:t>
      </w:r>
      <w:ins w:id="44" w:author="Sacco, Maryanne (NIH/CC/RMD) [C]" w:date="2025-07-17T15:53:00Z" w16du:dateUtc="2025-07-17T19:53:00Z">
        <w:r w:rsidR="0074458E">
          <w:t xml:space="preserve"> </w:t>
        </w:r>
      </w:ins>
      <w:r w:rsidR="00FC3DA0">
        <w:fldChar w:fldCharType="begin"/>
      </w:r>
      <w:r w:rsidR="0073238B">
        <w:instrText xml:space="preserve"> ADDIN EN.CITE &lt;EndNote&gt;&lt;Cite&gt;&lt;Author&gt;Divita&lt;/Author&gt;&lt;Year&gt;2017&lt;/Year&gt;&lt;RecNum&gt;22&lt;/RecNum&gt;&lt;DisplayText&gt;[15]&lt;/DisplayText&gt;&lt;record&gt;&lt;rec-number&gt;22&lt;/rec-number&gt;&lt;foreign-keys&gt;&lt;key app="EN" db-id="vwp509ve492vziesrwtprwp05pvs0ftssa5d" timestamp="1741824335"&gt;22&lt;/key&gt;&lt;/foreign-keys&gt;&lt;ref-type name="Book Section"&gt;5&lt;/ref-type&gt;&lt;contributors&gt;&lt;authors&gt;&lt;author&gt;Divita, Guy&lt;/author&gt;&lt;author&gt;Luo, Gang&lt;/author&gt;&lt;author&gt;Tran, Le-Thuy T&lt;/author&gt;&lt;author&gt;Workman, T Elizabeth&lt;/author&gt;&lt;author&gt;Gundlapalli, Adi V&lt;/author&gt;&lt;author&gt;Samore, Matthew H&lt;/author&gt;&lt;/authors&gt;&lt;/contributors&gt;&lt;titles&gt;&lt;title&gt;General symptom extraction from VA electronic medical notes&lt;/title&gt;&lt;secondary-title&gt;MEDINFO 2017: Precision Healthcare through Informatics&lt;/secondary-title&gt;&lt;/titles&gt;&lt;pages&gt;356-360&lt;/pages&gt;&lt;dates&gt;&lt;year&gt;2017&lt;/year&gt;&lt;/dates&gt;&lt;publisher&gt;IOS Press&lt;/publisher&gt;&lt;urls&gt;&lt;/urls&gt;&lt;/record&gt;&lt;/Cite&gt;&lt;/EndNote&gt;</w:instrText>
      </w:r>
      <w:r w:rsidR="00FC3DA0">
        <w:fldChar w:fldCharType="separate"/>
      </w:r>
      <w:r w:rsidR="0073238B">
        <w:rPr>
          <w:noProof/>
        </w:rPr>
        <w:t>[15]</w:t>
      </w:r>
      <w:r w:rsidR="00FC3DA0">
        <w:fldChar w:fldCharType="end"/>
      </w:r>
      <w:r>
        <w:t xml:space="preserve"> and finding mentions of sexual trauma in clinical notes</w:t>
      </w:r>
      <w:r w:rsidR="001E36E0">
        <w:t xml:space="preserve"> of veterans</w:t>
      </w:r>
      <w:ins w:id="45" w:author="Sacco, Maryanne (NIH/CC/RMD) [C]" w:date="2025-07-17T15:53:00Z" w16du:dateUtc="2025-07-17T19:53:00Z">
        <w:r w:rsidR="0074458E">
          <w:t xml:space="preserve"> </w:t>
        </w:r>
      </w:ins>
      <w:r w:rsidR="00964136">
        <w:fldChar w:fldCharType="begin"/>
      </w:r>
      <w:r w:rsidR="0073238B">
        <w:instrText xml:space="preserve"> ADDIN EN.CITE &lt;EndNote&gt;&lt;Cite&gt;&lt;Author&gt;Divita&lt;/Author&gt;&lt;Year&gt;2017&lt;/Year&gt;&lt;RecNum&gt;23&lt;/RecNum&gt;&lt;DisplayText&gt;[16]&lt;/DisplayText&gt;&lt;record&gt;&lt;rec-number&gt;23&lt;/rec-number&gt;&lt;foreign-keys&gt;&lt;key app="EN" db-id="vwp509ve492vziesrwtprwp05pvs0ftssa5d" timestamp="1741824412"&gt;23&lt;/key&gt;&lt;/foreign-keys&gt;&lt;ref-type name="Book Section"&gt;5&lt;/ref-type&gt;&lt;contributors&gt;&lt;authors&gt;&lt;author&gt;Divita, Guy&lt;/author&gt;&lt;author&gt;Brignone, Emily&lt;/author&gt;&lt;author&gt;Carter, Marjorie E&lt;/author&gt;&lt;author&gt;Suo, Ying&lt;/author&gt;&lt;author&gt;Blais, Rebecca K&lt;/author&gt;&lt;author&gt;Samore, Matthew H&lt;/author&gt;&lt;author&gt;Fargo, Jamison D&lt;/author&gt;&lt;author&gt;Gundlapalli, Adi V&lt;/author&gt;&lt;/authors&gt;&lt;/contributors&gt;&lt;titles&gt;&lt;title&gt;Extracting sexual trauma mentions from electronic medical notes using natural language processing&lt;/title&gt;&lt;secondary-title&gt;MEDINFO 2017: Precision Healthcare through Informatics&lt;/secondary-title&gt;&lt;/titles&gt;&lt;pages&gt;351-355&lt;/pages&gt;&lt;dates&gt;&lt;year&gt;2017&lt;/year&gt;&lt;/dates&gt;&lt;publisher&gt;IOS Press&lt;/publisher&gt;&lt;urls&gt;&lt;/urls&gt;&lt;/record&gt;&lt;/Cite&gt;&lt;/EndNote&gt;</w:instrText>
      </w:r>
      <w:r w:rsidR="00964136">
        <w:fldChar w:fldCharType="separate"/>
      </w:r>
      <w:r w:rsidR="0073238B">
        <w:rPr>
          <w:noProof/>
        </w:rPr>
        <w:t>[16]</w:t>
      </w:r>
      <w:r w:rsidR="00964136">
        <w:fldChar w:fldCharType="end"/>
      </w:r>
      <w:r>
        <w:t xml:space="preserve">. The framework employed is built upon </w:t>
      </w:r>
      <w:r w:rsidR="00615CD7">
        <w:t xml:space="preserve">Apache’s Unstructured Information Management </w:t>
      </w:r>
      <w:r w:rsidR="00AA5EAC">
        <w:t>Architecture</w:t>
      </w:r>
      <w:ins w:id="46" w:author="Sacco, Maryanne (NIH/CC/RMD) [C]" w:date="2025-07-17T15:53:00Z" w16du:dateUtc="2025-07-17T19:53:00Z">
        <w:r w:rsidR="0074458E">
          <w:t xml:space="preserve"> </w:t>
        </w:r>
      </w:ins>
      <w:r w:rsidR="0048434F">
        <w:fldChar w:fldCharType="begin"/>
      </w:r>
      <w:r w:rsidR="0073238B">
        <w:instrText xml:space="preserve"> ADDIN EN.CITE &lt;EndNote&gt;&lt;Cite&gt;&lt;Author&gt;Ferrucci&lt;/Author&gt;&lt;Year&gt;2004&lt;/Year&gt;&lt;RecNum&gt;9&lt;/RecNum&gt;&lt;DisplayText&gt;[17]&lt;/DisplayText&gt;&lt;record&gt;&lt;rec-number&gt;9&lt;/rec-number&gt;&lt;foreign-keys&gt;&lt;key app="EN" db-id="vwp509ve492vziesrwtprwp05pvs0ftssa5d" timestamp="1741815011"&gt;9&lt;/key&gt;&lt;/foreign-keys&gt;&lt;ref-type name="Journal Article"&gt;17&lt;/ref-type&gt;&lt;contributors&gt;&lt;authors&gt;&lt;author&gt;Ferrucci, David&lt;/author&gt;&lt;author&gt;Lally, Adam&lt;/author&gt;&lt;/authors&gt;&lt;/contributors&gt;&lt;titles&gt;&lt;title&gt;UIMA: an architectural approach to unstructured information processing in the corporate research environment&lt;/title&gt;&lt;secondary-title&gt;Natural Language Engineering&lt;/secondary-title&gt;&lt;/titles&gt;&lt;periodical&gt;&lt;full-title&gt;Natural Language Engineering&lt;/full-title&gt;&lt;/periodical&gt;&lt;pages&gt;327-348&lt;/pages&gt;&lt;volume&gt;10&lt;/volume&gt;&lt;number&gt;3-4&lt;/number&gt;&lt;dates&gt;&lt;year&gt;2004&lt;/year&gt;&lt;/dates&gt;&lt;isbn&gt;1469-8110&lt;/isbn&gt;&lt;urls&gt;&lt;/urls&gt;&lt;/record&gt;&lt;/Cite&gt;&lt;/EndNote&gt;</w:instrText>
      </w:r>
      <w:r w:rsidR="0048434F">
        <w:fldChar w:fldCharType="separate"/>
      </w:r>
      <w:r w:rsidR="0073238B">
        <w:rPr>
          <w:noProof/>
        </w:rPr>
        <w:t>[17]</w:t>
      </w:r>
      <w:r w:rsidR="0048434F">
        <w:fldChar w:fldCharType="end"/>
      </w:r>
      <w:r w:rsidR="00EF6000">
        <w:t xml:space="preserve"> (UIMA)</w:t>
      </w:r>
      <w:r w:rsidR="009807A8">
        <w:t xml:space="preserve"> </w:t>
      </w:r>
      <w:r w:rsidR="00C90CB2">
        <w:t>NLP platform</w:t>
      </w:r>
      <w:r>
        <w:t xml:space="preserve">, </w:t>
      </w:r>
      <w:r w:rsidRPr="00377AB6">
        <w:t xml:space="preserve">has a pedigree from </w:t>
      </w:r>
      <w:r w:rsidR="002C4612" w:rsidRPr="00377AB6">
        <w:t>Unified Medical Language System (</w:t>
      </w:r>
      <w:r w:rsidRPr="00377AB6">
        <w:t>UMLS</w:t>
      </w:r>
      <w:r w:rsidR="002C4612" w:rsidRPr="00377AB6">
        <w:t>)</w:t>
      </w:r>
      <w:r w:rsidRPr="00377AB6">
        <w:t xml:space="preserve"> concept extraction in biomedical literature</w:t>
      </w:r>
      <w:r w:rsidR="004C6730" w:rsidRPr="00377AB6">
        <w:t xml:space="preserve">, </w:t>
      </w:r>
      <w:r w:rsidRPr="00377AB6">
        <w:t>MetaMap</w:t>
      </w:r>
      <w:ins w:id="47" w:author="Sacco, Maryanne (NIH/CC/RMD) [C]" w:date="2025-07-17T15:53:00Z" w16du:dateUtc="2025-07-17T19:53:00Z">
        <w:r w:rsidR="0074458E">
          <w:t xml:space="preserve"> </w:t>
        </w:r>
      </w:ins>
      <w:r w:rsidR="00790227" w:rsidRPr="00377AB6">
        <w:fldChar w:fldCharType="begin"/>
      </w:r>
      <w:r w:rsidR="0073238B">
        <w:instrText xml:space="preserve"> ADDIN EN.CITE &lt;EndNote&gt;&lt;Cite&gt;&lt;Author&gt;Aronson&lt;/Author&gt;&lt;Year&gt;2010&lt;/Year&gt;&lt;RecNum&gt;11&lt;/RecNum&gt;&lt;DisplayText&gt;[18]&lt;/DisplayText&gt;&lt;record&gt;&lt;rec-number&gt;11&lt;/rec-number&gt;&lt;foreign-keys&gt;&lt;key app="EN" db-id="vwp509ve492vziesrwtprwp05pvs0ftssa5d" timestamp="1741815178"&gt;11&lt;/key&gt;&lt;/foreign-keys&gt;&lt;ref-type name="Journal Article"&gt;17&lt;/ref-type&gt;&lt;contributors&gt;&lt;authors&gt;&lt;author&gt;Aronson, Alan R&lt;/author&gt;&lt;author&gt;Lang, François-Michel&lt;/author&gt;&lt;/authors&gt;&lt;/contributors&gt;&lt;titles&gt;&lt;title&gt;An overview of MetaMap: historical perspective and recent advances&lt;/title&gt;&lt;secondary-title&gt;Journal of the American Medical Informatics Association&lt;/secondary-title&gt;&lt;/titles&gt;&lt;periodical&gt;&lt;full-title&gt;Journal of the American Medical Informatics Association&lt;/full-title&gt;&lt;/periodical&gt;&lt;pages&gt;229-236&lt;/pages&gt;&lt;volume&gt;17&lt;/volume&gt;&lt;number&gt;3&lt;/number&gt;&lt;dates&gt;&lt;year&gt;2010&lt;/year&gt;&lt;/dates&gt;&lt;isbn&gt;1527-974X&lt;/isbn&gt;&lt;urls&gt;&lt;/urls&gt;&lt;/record&gt;&lt;/Cite&gt;&lt;/EndNote&gt;</w:instrText>
      </w:r>
      <w:r w:rsidR="00790227" w:rsidRPr="00377AB6">
        <w:fldChar w:fldCharType="separate"/>
      </w:r>
      <w:r w:rsidR="0073238B">
        <w:rPr>
          <w:noProof/>
        </w:rPr>
        <w:t>[18]</w:t>
      </w:r>
      <w:r w:rsidR="00790227" w:rsidRPr="00377AB6">
        <w:fldChar w:fldCharType="end"/>
      </w:r>
      <w:r w:rsidRPr="00377AB6">
        <w:t xml:space="preserve"> as the java code base was derived from MMTx</w:t>
      </w:r>
      <w:ins w:id="48" w:author="Sacco, Maryanne (NIH/CC/RMD) [C]" w:date="2025-07-17T15:53:00Z" w16du:dateUtc="2025-07-17T19:53:00Z">
        <w:r w:rsidR="0074458E">
          <w:t xml:space="preserve"> </w:t>
        </w:r>
      </w:ins>
      <w:r w:rsidR="002E3A63" w:rsidRPr="00377AB6">
        <w:fldChar w:fldCharType="begin"/>
      </w:r>
      <w:r w:rsidR="0073238B">
        <w:instrText xml:space="preserve"> ADDIN EN.CITE &lt;EndNote&gt;&lt;Cite&gt;&lt;Author&gt;Divita&lt;/Author&gt;&lt;Year&gt;2004&lt;/Year&gt;&lt;RecNum&gt;12&lt;/RecNum&gt;&lt;DisplayText&gt;[19]&lt;/DisplayText&gt;&lt;record&gt;&lt;rec-number&gt;12&lt;/rec-number&gt;&lt;foreign-keys&gt;&lt;key app="EN" db-id="vwp509ve492vziesrwtprwp05pvs0ftssa5d" timestamp="1741815281"&gt;12&lt;/key&gt;&lt;/foreign-keys&gt;&lt;ref-type name="Conference Proceedings"&gt;10&lt;/ref-type&gt;&lt;contributors&gt;&lt;authors&gt;&lt;author&gt;Divita, Guy&lt;/author&gt;&lt;author&gt;Tse, Tony&lt;/author&gt;&lt;author&gt;Roth, Laura&lt;/author&gt;&lt;/authors&gt;&lt;/contributors&gt;&lt;titles&gt;&lt;title&gt;Failure analysis of MetaMap transfer (MMTx)&lt;/title&gt;&lt;secondary-title&gt;MEDINFO 2004&lt;/secondary-title&gt;&lt;/titles&gt;&lt;pages&gt;763-767&lt;/pages&gt;&lt;dates&gt;&lt;year&gt;2004&lt;/year&gt;&lt;/dates&gt;&lt;publisher&gt;IOS Press&lt;/publisher&gt;&lt;urls&gt;&lt;/urls&gt;&lt;/record&gt;&lt;/Cite&gt;&lt;/EndNote&gt;</w:instrText>
      </w:r>
      <w:r w:rsidR="002E3A63" w:rsidRPr="00377AB6">
        <w:fldChar w:fldCharType="separate"/>
      </w:r>
      <w:r w:rsidR="0073238B">
        <w:rPr>
          <w:noProof/>
        </w:rPr>
        <w:t>[19]</w:t>
      </w:r>
      <w:r w:rsidR="002E3A63" w:rsidRPr="00377AB6">
        <w:fldChar w:fldCharType="end"/>
      </w:r>
      <w:r w:rsidRPr="00377AB6">
        <w:t>.</w:t>
      </w:r>
      <w:r w:rsidR="009807A8">
        <w:t xml:space="preserve"> </w:t>
      </w:r>
      <w:r w:rsidR="00F373F2">
        <w:t xml:space="preserve">More recently, Java-nlp-Framework has been crafted to find body-function </w:t>
      </w:r>
      <w:r w:rsidR="00B24718">
        <w:t xml:space="preserve">information </w:t>
      </w:r>
      <w:r w:rsidR="00F373F2">
        <w:t xml:space="preserve">within clinical texts </w:t>
      </w:r>
      <w:r w:rsidR="332D9424">
        <w:t xml:space="preserve">in </w:t>
      </w:r>
      <w:r w:rsidR="00F373F2">
        <w:t xml:space="preserve">support </w:t>
      </w:r>
      <w:r w:rsidR="40E27BA1">
        <w:t xml:space="preserve">of </w:t>
      </w:r>
      <w:r w:rsidR="00F373F2">
        <w:t xml:space="preserve">efforts by the </w:t>
      </w:r>
      <w:del w:id="49" w:author="Divita, Guy (NIH/CC) [C]" w:date="2025-07-18T09:35:00Z" w16du:dateUtc="2025-07-18T13:35:00Z">
        <w:r w:rsidR="00F373F2" w:rsidDel="008C6434">
          <w:delText>Social Security Administration</w:delText>
        </w:r>
        <w:r w:rsidR="71872FDE" w:rsidDel="008C6434">
          <w:delText xml:space="preserve"> </w:delText>
        </w:r>
        <w:commentRangeStart w:id="50"/>
        <w:r w:rsidR="00CF0B07" w:rsidDel="008C6434">
          <w:delText>(</w:delText>
        </w:r>
      </w:del>
      <w:r w:rsidR="00CF0B07">
        <w:t>SSA</w:t>
      </w:r>
      <w:del w:id="51" w:author="Divita, Guy (NIH/CC) [C]" w:date="2025-07-18T09:35:00Z" w16du:dateUtc="2025-07-18T13:35:00Z">
        <w:r w:rsidR="00CF0B07" w:rsidDel="008C6434">
          <w:delText>)</w:delText>
        </w:r>
      </w:del>
      <w:r w:rsidR="00CF0B07">
        <w:t xml:space="preserve"> </w:t>
      </w:r>
      <w:commentRangeEnd w:id="50"/>
      <w:r w:rsidR="00817E0E">
        <w:rPr>
          <w:rStyle w:val="CommentReference"/>
          <w:sz w:val="21"/>
          <w:szCs w:val="21"/>
        </w:rPr>
        <w:commentReference w:id="50"/>
      </w:r>
      <w:r w:rsidR="71872FDE">
        <w:t>to identify such information</w:t>
      </w:r>
      <w:ins w:id="52" w:author="Sacco, Maryanne (NIH/CC/RMD) [C]" w:date="2025-07-17T15:55:00Z" w16du:dateUtc="2025-07-17T19:55:00Z">
        <w:r w:rsidR="00817E0E">
          <w:t xml:space="preserve"> </w:t>
        </w:r>
      </w:ins>
      <w:r w:rsidR="00846D11">
        <w:fldChar w:fldCharType="begin"/>
      </w:r>
      <w:r w:rsidR="0073238B">
        <w:instrText xml:space="preserve"> ADDIN EN.CITE &lt;EndNote&gt;&lt;Cite&gt;&lt;Author&gt;Divita&lt;/Author&gt;&lt;Year&gt;2022&lt;/Year&gt;&lt;RecNum&gt;6&lt;/RecNum&gt;&lt;DisplayText&gt;[12]&lt;/DisplayText&gt;&lt;record&gt;&lt;rec-number&gt;6&lt;/rec-number&gt;&lt;foreign-keys&gt;&lt;key app="EN" db-id="vwp509ve492vziesrwtprwp05pvs0ftssa5d" timestamp="1741814580"&gt;6&lt;/key&gt;&lt;/foreign-keys&gt;&lt;ref-type name="Journal Article"&gt;17&lt;/ref-type&gt;&lt;contributors&gt;&lt;authors&gt;&lt;author&gt;Divita, Guy&lt;/author&gt;&lt;author&gt;Coale, Kathleen&lt;/author&gt;&lt;author&gt;Maldonado, Jonathan Camacho&lt;/author&gt;&lt;author&gt;Silva, Rafael Jiménez&lt;/author&gt;&lt;author&gt;Rasch, Elizabeth&lt;/author&gt;&lt;/authors&gt;&lt;/contributors&gt;&lt;titles&gt;&lt;title&gt;Extracting body function information using rule-based methods: Highlighting structure and formatting challenges in clinical text&lt;/title&gt;&lt;secondary-title&gt;Frontiers in Digital Health&lt;/secondary-title&gt;&lt;/titles&gt;&lt;periodical&gt;&lt;full-title&gt;Frontiers in Digital Health&lt;/full-title&gt;&lt;/periodical&gt;&lt;pages&gt;914171&lt;/pages&gt;&lt;volume&gt;4&lt;/volume&gt;&lt;dates&gt;&lt;year&gt;2022&lt;/year&gt;&lt;/dates&gt;&lt;isbn&gt;2673-253X&lt;/isbn&gt;&lt;urls&gt;&lt;/urls&gt;&lt;/record&gt;&lt;/Cite&gt;&lt;/EndNote&gt;</w:instrText>
      </w:r>
      <w:r w:rsidR="00846D11">
        <w:fldChar w:fldCharType="separate"/>
      </w:r>
      <w:r w:rsidR="0073238B">
        <w:rPr>
          <w:noProof/>
        </w:rPr>
        <w:t>[12]</w:t>
      </w:r>
      <w:r w:rsidR="00846D11">
        <w:fldChar w:fldCharType="end"/>
      </w:r>
      <w:r w:rsidR="00F373F2">
        <w:t>.</w:t>
      </w:r>
    </w:p>
    <w:p w14:paraId="3CA5BA09" w14:textId="77777777" w:rsidR="009709A8" w:rsidRDefault="009709A8" w:rsidP="0042108C"/>
    <w:p w14:paraId="4A6407D8" w14:textId="3CDEBB98" w:rsidR="008C54EC" w:rsidRDefault="00A161D8" w:rsidP="009709A8">
      <w:pPr>
        <w:pStyle w:val="Heading2"/>
      </w:pPr>
      <w:r>
        <w:t>E</w:t>
      </w:r>
      <w:r w:rsidR="000A195E">
        <w:t xml:space="preserve">cological </w:t>
      </w:r>
      <w:r w:rsidR="007A050C">
        <w:t>Mental-functioning</w:t>
      </w:r>
      <w:r w:rsidR="008C54EC">
        <w:t xml:space="preserve"> </w:t>
      </w:r>
      <w:r w:rsidR="000A195E">
        <w:t xml:space="preserve">Ontology </w:t>
      </w:r>
      <w:r w:rsidR="008C54EC">
        <w:t>Background</w:t>
      </w:r>
    </w:p>
    <w:p w14:paraId="46D4E1F5" w14:textId="57D8865F" w:rsidR="003E1E63" w:rsidRDefault="00DD7962" w:rsidP="0042108C">
      <w:r>
        <w:t xml:space="preserve">The Ecological </w:t>
      </w:r>
      <w:r w:rsidR="007A050C">
        <w:t>Mental-functioning</w:t>
      </w:r>
      <w:r>
        <w:t xml:space="preserve"> Ontology </w:t>
      </w:r>
      <w:r w:rsidR="00672F26">
        <w:t>(EMFO)</w:t>
      </w:r>
      <w:r>
        <w:t xml:space="preserve"> </w:t>
      </w:r>
      <w:r w:rsidR="00C112DA">
        <w:t>describes classes</w:t>
      </w:r>
      <w:r>
        <w:t xml:space="preserve"> and relationships having to do with the domain of </w:t>
      </w:r>
      <w:r w:rsidR="007A050C" w:rsidRPr="60D96B63">
        <w:rPr>
          <w:i/>
          <w:iCs/>
        </w:rPr>
        <w:t>mental-functioning</w:t>
      </w:r>
      <w:r>
        <w:t>.</w:t>
      </w:r>
      <w:r w:rsidR="009807A8">
        <w:t xml:space="preserve"> </w:t>
      </w:r>
      <w:r w:rsidR="007E3AB0" w:rsidRPr="007233B6">
        <w:rPr>
          <w:i/>
          <w:iCs/>
        </w:rPr>
        <w:t>Mental-functioning</w:t>
      </w:r>
      <w:r w:rsidR="007E3AB0">
        <w:t xml:space="preserve"> </w:t>
      </w:r>
      <w:r w:rsidR="007233B6">
        <w:t>is</w:t>
      </w:r>
      <w:r w:rsidR="003B0E2B">
        <w:t xml:space="preserve"> a</w:t>
      </w:r>
      <w:r w:rsidR="66EC76B1">
        <w:t>n individual’s</w:t>
      </w:r>
      <w:r w:rsidR="003B0E2B">
        <w:t xml:space="preserve"> </w:t>
      </w:r>
      <w:r w:rsidR="004B276C" w:rsidRPr="004B276C">
        <w:t>behaviors</w:t>
      </w:r>
      <w:r w:rsidR="00DB7A40">
        <w:t xml:space="preserve">, activities </w:t>
      </w:r>
      <w:r w:rsidR="004B276C" w:rsidRPr="004B276C">
        <w:t>and participation in daily life</w:t>
      </w:r>
      <w:r w:rsidR="009130FA">
        <w:t>. T</w:t>
      </w:r>
      <w:r w:rsidR="009130FA" w:rsidRPr="009130FA">
        <w:t xml:space="preserve">hese behaviors can be observed by others, such as clinicians, and documented in health records, and could also be reported by the patient themselves. </w:t>
      </w:r>
      <w:r w:rsidR="00360727">
        <w:t xml:space="preserve">This ontology was created initially to </w:t>
      </w:r>
      <w:r w:rsidR="00C112DA">
        <w:t>identify what</w:t>
      </w:r>
      <w:r w:rsidR="001B1E80">
        <w:t xml:space="preserve"> is and is not </w:t>
      </w:r>
      <w:r w:rsidR="007A050C" w:rsidRPr="60D96B63">
        <w:rPr>
          <w:i/>
          <w:iCs/>
        </w:rPr>
        <w:t>mental-functioning</w:t>
      </w:r>
      <w:r w:rsidR="001B1E80">
        <w:t xml:space="preserve"> in a larger effort to find </w:t>
      </w:r>
      <w:r w:rsidR="007A050C" w:rsidRPr="60D96B63">
        <w:rPr>
          <w:i/>
          <w:iCs/>
        </w:rPr>
        <w:t>mental-functioning</w:t>
      </w:r>
      <w:r w:rsidR="001B1E80">
        <w:t xml:space="preserve"> mentions </w:t>
      </w:r>
      <w:r w:rsidR="00F36600">
        <w:t xml:space="preserve">within clinical records for </w:t>
      </w:r>
      <w:r w:rsidR="007A6DF3">
        <w:t xml:space="preserve">evidence to </w:t>
      </w:r>
      <w:r w:rsidR="2D737811">
        <w:t xml:space="preserve">potentially </w:t>
      </w:r>
      <w:r w:rsidR="006B04A4">
        <w:t>aid social security disability adjudicator</w:t>
      </w:r>
      <w:r w:rsidR="00160848">
        <w:t xml:space="preserve">s </w:t>
      </w:r>
      <w:r w:rsidR="37EB18B7">
        <w:t xml:space="preserve">in making </w:t>
      </w:r>
      <w:r w:rsidR="00160848">
        <w:t xml:space="preserve">informed decisions from </w:t>
      </w:r>
      <w:r w:rsidR="083D30ED">
        <w:t>medical evidence</w:t>
      </w:r>
      <w:r w:rsidR="00160848">
        <w:t xml:space="preserve">. </w:t>
      </w:r>
    </w:p>
    <w:p w14:paraId="50C9778A" w14:textId="18726C33" w:rsidR="00CB21E4" w:rsidRDefault="003E1E63" w:rsidP="0042108C">
      <w:r>
        <w:t xml:space="preserve">It is important to point out that </w:t>
      </w:r>
      <w:r w:rsidR="007A050C" w:rsidRPr="60D96B63">
        <w:rPr>
          <w:i/>
          <w:iCs/>
        </w:rPr>
        <w:t>mental-functioning</w:t>
      </w:r>
      <w:r>
        <w:t xml:space="preserve"> is different but related to </w:t>
      </w:r>
      <w:r w:rsidR="00C56BB3">
        <w:t>mental-function</w:t>
      </w:r>
      <w:r>
        <w:t>s</w:t>
      </w:r>
      <w:r w:rsidR="00125C76">
        <w:t>.</w:t>
      </w:r>
      <w:r w:rsidR="56CC57D3">
        <w:t xml:space="preserve"> Mental health domain experts have </w:t>
      </w:r>
      <w:r w:rsidR="007F7F3E">
        <w:t>stressed the importance</w:t>
      </w:r>
      <w:r w:rsidR="56CC57D3">
        <w:t xml:space="preserve"> to distinguish and highlight mentions within clinical text that have to do with </w:t>
      </w:r>
      <w:r w:rsidR="56CC57D3" w:rsidRPr="60D96B63">
        <w:rPr>
          <w:i/>
          <w:iCs/>
        </w:rPr>
        <w:t>mental-functioning</w:t>
      </w:r>
      <w:r w:rsidR="56CC57D3">
        <w:t xml:space="preserve"> at the activity level and not include mentions solely at the body/</w:t>
      </w:r>
      <w:r w:rsidR="00C56BB3">
        <w:t>mental-function</w:t>
      </w:r>
      <w:r w:rsidR="56CC57D3">
        <w:t xml:space="preserve"> level. </w:t>
      </w:r>
      <w:r w:rsidR="009807A8">
        <w:t xml:space="preserve"> </w:t>
      </w:r>
      <w:r w:rsidR="00C56BB3">
        <w:t>Mental-function</w:t>
      </w:r>
      <w:r w:rsidR="00125C76">
        <w:t xml:space="preserve">s are </w:t>
      </w:r>
      <w:r w:rsidR="008D78BE">
        <w:t xml:space="preserve">classified as </w:t>
      </w:r>
      <w:r w:rsidR="00125C76">
        <w:t>body functions</w:t>
      </w:r>
      <w:r w:rsidR="00AE31AA">
        <w:t>,</w:t>
      </w:r>
      <w:r w:rsidR="00EA3753">
        <w:t xml:space="preserve"> a person’s</w:t>
      </w:r>
      <w:r w:rsidR="00125C76">
        <w:t xml:space="preserve"> </w:t>
      </w:r>
      <w:r w:rsidR="00FA06C2">
        <w:t xml:space="preserve">intrinsic </w:t>
      </w:r>
      <w:r w:rsidR="00292201">
        <w:t xml:space="preserve">physiological </w:t>
      </w:r>
      <w:r w:rsidR="00125C76">
        <w:t>capability</w:t>
      </w:r>
      <w:r w:rsidR="00391434">
        <w:t xml:space="preserve">, </w:t>
      </w:r>
      <w:r w:rsidR="003D22EB">
        <w:t xml:space="preserve">and are </w:t>
      </w:r>
      <w:r w:rsidR="00391434">
        <w:t xml:space="preserve">not evidence of </w:t>
      </w:r>
      <w:r w:rsidR="00BE696D">
        <w:t xml:space="preserve">activities </w:t>
      </w:r>
      <w:r w:rsidR="000613AE">
        <w:t>nor</w:t>
      </w:r>
      <w:r w:rsidR="00BE696D">
        <w:t xml:space="preserve"> participation</w:t>
      </w:r>
      <w:r w:rsidR="00DE715A">
        <w:t>.</w:t>
      </w:r>
      <w:r w:rsidR="009807A8">
        <w:t xml:space="preserve"> </w:t>
      </w:r>
      <w:r w:rsidR="54B55EAD">
        <w:t>Docume</w:t>
      </w:r>
      <w:r w:rsidR="71E78AD2">
        <w:t>n</w:t>
      </w:r>
      <w:r w:rsidR="54B55EAD">
        <w:t>ting</w:t>
      </w:r>
      <w:r w:rsidR="001478F0">
        <w:t xml:space="preserve"> that </w:t>
      </w:r>
      <w:r w:rsidR="00623F9E">
        <w:t>a patient</w:t>
      </w:r>
      <w:r w:rsidR="001478F0">
        <w:t xml:space="preserve"> has the capability </w:t>
      </w:r>
      <w:r w:rsidR="25C87198">
        <w:t xml:space="preserve">to do </w:t>
      </w:r>
      <w:r w:rsidR="001478F0">
        <w:t xml:space="preserve">calculations </w:t>
      </w:r>
      <w:r w:rsidR="000B7D32">
        <w:t>(</w:t>
      </w:r>
      <w:r w:rsidR="194E3D1E">
        <w:t>evidence of</w:t>
      </w:r>
      <w:r w:rsidR="000B7D32">
        <w:t xml:space="preserve"> </w:t>
      </w:r>
      <w:r w:rsidR="00C56BB3">
        <w:t>mental-function</w:t>
      </w:r>
      <w:r w:rsidR="000B7D32">
        <w:t xml:space="preserve">), is different </w:t>
      </w:r>
      <w:r w:rsidR="00623F9E">
        <w:t xml:space="preserve">from </w:t>
      </w:r>
      <w:r w:rsidR="5426DF36">
        <w:t xml:space="preserve">documentation based on </w:t>
      </w:r>
      <w:r w:rsidR="00623F9E">
        <w:t>observation</w:t>
      </w:r>
      <w:r w:rsidR="000B7D32">
        <w:t xml:space="preserve"> of calculating the tip </w:t>
      </w:r>
      <w:r w:rsidR="00CB21E4">
        <w:t xml:space="preserve">for </w:t>
      </w:r>
      <w:r w:rsidR="6CBD6CEE">
        <w:t xml:space="preserve">a </w:t>
      </w:r>
      <w:r w:rsidR="00CB21E4">
        <w:t>restaurant bill</w:t>
      </w:r>
      <w:r w:rsidR="7BB7C8E1">
        <w:t xml:space="preserve"> (evidence of </w:t>
      </w:r>
      <w:r w:rsidR="7BB7C8E1" w:rsidRPr="002B6AE8">
        <w:rPr>
          <w:i/>
        </w:rPr>
        <w:t>mental</w:t>
      </w:r>
      <w:r w:rsidR="00643B80" w:rsidRPr="002B6AE8">
        <w:rPr>
          <w:i/>
          <w:iCs/>
        </w:rPr>
        <w:t>-</w:t>
      </w:r>
      <w:r w:rsidR="7BB7C8E1" w:rsidRPr="002B6AE8">
        <w:rPr>
          <w:i/>
        </w:rPr>
        <w:t>functioning</w:t>
      </w:r>
      <w:r w:rsidR="7BB7C8E1">
        <w:t>)</w:t>
      </w:r>
      <w:r w:rsidR="00CB21E4">
        <w:t>.</w:t>
      </w:r>
      <w:r w:rsidR="009807A8">
        <w:t xml:space="preserve"> </w:t>
      </w:r>
    </w:p>
    <w:p w14:paraId="3668B01D" w14:textId="153849AC" w:rsidR="00F25118" w:rsidRDefault="002D0DBD" w:rsidP="0042108C">
      <w:r>
        <w:t xml:space="preserve">Standard medical </w:t>
      </w:r>
      <w:r w:rsidR="00151D28">
        <w:t>terminologies</w:t>
      </w:r>
      <w:r w:rsidR="35A3A2DF">
        <w:t>,</w:t>
      </w:r>
      <w:r w:rsidR="00151D28">
        <w:t xml:space="preserve"> including </w:t>
      </w:r>
      <w:r w:rsidR="007C0921" w:rsidRPr="00D619AB">
        <w:t xml:space="preserve">Systematized Nomenclature of Medicine </w:t>
      </w:r>
      <w:r w:rsidR="007C0921">
        <w:t xml:space="preserve">- </w:t>
      </w:r>
      <w:r w:rsidR="007C0921" w:rsidRPr="00D619AB">
        <w:t>Clinical Terms</w:t>
      </w:r>
      <w:ins w:id="53" w:author="Sacco, Maryanne (NIH/CC/RMD) [C]" w:date="2025-07-17T16:01:00Z" w16du:dateUtc="2025-07-17T20:01:00Z">
        <w:r w:rsidR="00AA4DD6">
          <w:t xml:space="preserve"> (SNOMED-CT) </w:t>
        </w:r>
      </w:ins>
      <w:r w:rsidR="001416CF">
        <w:fldChar w:fldCharType="begin"/>
      </w:r>
      <w:r w:rsidR="0073238B">
        <w:instrText xml:space="preserve"> ADDIN EN.CITE &lt;EndNote&gt;&lt;Cite&gt;&lt;Author&gt;Donnelly&lt;/Author&gt;&lt;Year&gt;2006&lt;/Year&gt;&lt;RecNum&gt;13&lt;/RecNum&gt;&lt;DisplayText&gt;[20]&lt;/DisplayText&gt;&lt;record&gt;&lt;rec-number&gt;13&lt;/rec-number&gt;&lt;foreign-keys&gt;&lt;key app="EN" db-id="vwp509ve492vziesrwtprwp05pvs0ftssa5d" timestamp="1741815450"&gt;13&lt;/key&gt;&lt;/foreign-keys&gt;&lt;ref-type name="Journal Article"&gt;17&lt;/ref-type&gt;&lt;contributors&gt;&lt;authors&gt;&lt;author&gt;Donnelly, Kevin&lt;/author&gt;&lt;/authors&gt;&lt;/contributors&gt;&lt;titles&gt;&lt;title&gt;SNOMED-CT: The advanced terminology and coding system for eHealth&lt;/title&gt;&lt;secondary-title&gt;Studies in health technology and informatics&lt;/secondary-title&gt;&lt;/titles&gt;&lt;periodical&gt;&lt;full-title&gt;Studies in health technology and informatics&lt;/full-title&gt;&lt;/periodical&gt;&lt;pages&gt;279&lt;/pages&gt;&lt;volume&gt;121&lt;/volume&gt;&lt;dates&gt;&lt;year&gt;2006&lt;/year&gt;&lt;/dates&gt;&lt;isbn&gt;0926-9630&lt;/isbn&gt;&lt;urls&gt;&lt;/urls&gt;&lt;/record&gt;&lt;/Cite&gt;&lt;/EndNote&gt;</w:instrText>
      </w:r>
      <w:r w:rsidR="001416CF">
        <w:fldChar w:fldCharType="separate"/>
      </w:r>
      <w:r w:rsidR="0073238B">
        <w:rPr>
          <w:noProof/>
        </w:rPr>
        <w:t>[20]</w:t>
      </w:r>
      <w:r w:rsidR="001416CF">
        <w:fldChar w:fldCharType="end"/>
      </w:r>
      <w:r w:rsidR="007E3D63">
        <w:t xml:space="preserve"> </w:t>
      </w:r>
      <w:del w:id="54" w:author="Sacco, Maryanne (NIH/CC/RMD) [C]" w:date="2025-07-17T16:01:00Z" w16du:dateUtc="2025-07-17T20:01:00Z">
        <w:r w:rsidR="007E3D63">
          <w:delText xml:space="preserve">(SNOMED-CT) </w:delText>
        </w:r>
      </w:del>
      <w:r w:rsidR="00151D28">
        <w:t xml:space="preserve">and </w:t>
      </w:r>
      <w:r w:rsidR="004E4EA0">
        <w:t>Medical Subject Headings</w:t>
      </w:r>
      <w:ins w:id="55" w:author="Sacco, Maryanne (NIH/CC/RMD) [C]" w:date="2025-07-17T16:01:00Z" w16du:dateUtc="2025-07-17T20:01:00Z">
        <w:r w:rsidR="004915F4">
          <w:t xml:space="preserve"> </w:t>
        </w:r>
        <w:r w:rsidR="00C95043">
          <w:t xml:space="preserve">(MeSH) </w:t>
        </w:r>
      </w:ins>
      <w:r w:rsidR="007457F3">
        <w:fldChar w:fldCharType="begin"/>
      </w:r>
      <w:r w:rsidR="0073238B">
        <w:instrText xml:space="preserve"> ADDIN EN.CITE &lt;EndNote&gt;&lt;Cite&gt;&lt;Author&gt;Lipscomb&lt;/Author&gt;&lt;Year&gt;2000&lt;/Year&gt;&lt;RecNum&gt;14&lt;/RecNum&gt;&lt;DisplayText&gt;[21]&lt;/DisplayText&gt;&lt;record&gt;&lt;rec-number&gt;14&lt;/rec-number&gt;&lt;foreign-keys&gt;&lt;key app="EN" db-id="vwp509ve492vziesrwtprwp05pvs0ftssa5d" timestamp="1741815533"&gt;14&lt;/key&gt;&lt;/foreign-keys&gt;&lt;ref-type name="Journal Article"&gt;17&lt;/ref-type&gt;&lt;contributors&gt;&lt;authors&gt;&lt;author&gt;Lipscomb, Carolyn E&lt;/author&gt;&lt;/authors&gt;&lt;/contributors&gt;&lt;titles&gt;&lt;title&gt;Medical subject headings (MeSH)&lt;/title&gt;&lt;secondary-title&gt;Bulletin of the Medical Library Association&lt;/secondary-title&gt;&lt;/titles&gt;&lt;periodical&gt;&lt;full-title&gt;Bulletin of the Medical Library Association&lt;/full-title&gt;&lt;/periodical&gt;&lt;pages&gt;265&lt;/pages&gt;&lt;volume&gt;88&lt;/volume&gt;&lt;number&gt;3&lt;/number&gt;&lt;dates&gt;&lt;year&gt;2000&lt;/year&gt;&lt;/dates&gt;&lt;urls&gt;&lt;/urls&gt;&lt;/record&gt;&lt;/Cite&gt;&lt;/EndNote&gt;</w:instrText>
      </w:r>
      <w:r w:rsidR="007457F3">
        <w:fldChar w:fldCharType="separate"/>
      </w:r>
      <w:r w:rsidR="0073238B">
        <w:rPr>
          <w:noProof/>
        </w:rPr>
        <w:t>[21]</w:t>
      </w:r>
      <w:r w:rsidR="007457F3">
        <w:fldChar w:fldCharType="end"/>
      </w:r>
      <w:del w:id="56" w:author="Sacco, Maryanne (NIH/CC/RMD) [C]" w:date="2025-07-17T16:01:00Z" w16du:dateUtc="2025-07-17T20:01:00Z">
        <w:r w:rsidR="00A82145" w:rsidRPr="00A82145">
          <w:delText xml:space="preserve"> </w:delText>
        </w:r>
        <w:r w:rsidR="00A82145">
          <w:delText>(MeSH)</w:delText>
        </w:r>
      </w:del>
      <w:r w:rsidR="05034DE2">
        <w:t>,</w:t>
      </w:r>
      <w:r w:rsidR="00151D28">
        <w:t xml:space="preserve"> </w:t>
      </w:r>
      <w:r>
        <w:t xml:space="preserve">are </w:t>
      </w:r>
      <w:r w:rsidR="20E1BE45">
        <w:t>distillations</w:t>
      </w:r>
      <w:r w:rsidR="009807A8">
        <w:t xml:space="preserve"> </w:t>
      </w:r>
      <w:r>
        <w:t xml:space="preserve">of language used within clinical notes. </w:t>
      </w:r>
      <w:r w:rsidR="00842494">
        <w:t xml:space="preserve">Leveraging existing medical terminologies </w:t>
      </w:r>
      <w:r w:rsidR="002974E6">
        <w:t xml:space="preserve">to identify language </w:t>
      </w:r>
      <w:r w:rsidR="003B0A5C">
        <w:t xml:space="preserve">of </w:t>
      </w:r>
      <w:r w:rsidR="003B0A5C" w:rsidRPr="002B6AE8">
        <w:rPr>
          <w:i/>
        </w:rPr>
        <w:t>mental-functioning</w:t>
      </w:r>
      <w:r w:rsidR="003B0A5C">
        <w:t xml:space="preserve"> </w:t>
      </w:r>
      <w:r w:rsidR="002974E6">
        <w:t>in clinical records was</w:t>
      </w:r>
      <w:r w:rsidR="00842494">
        <w:t xml:space="preserve"> </w:t>
      </w:r>
      <w:r w:rsidR="000813DF">
        <w:t xml:space="preserve">limited, as terminologies </w:t>
      </w:r>
      <w:r w:rsidR="003121E4">
        <w:t xml:space="preserve">include much coverage around </w:t>
      </w:r>
      <w:r w:rsidR="00C56BB3">
        <w:t>mental-function</w:t>
      </w:r>
      <w:r w:rsidR="003121E4">
        <w:t xml:space="preserve">s </w:t>
      </w:r>
      <w:r w:rsidR="00623F9E">
        <w:t>and less</w:t>
      </w:r>
      <w:r w:rsidR="003121E4">
        <w:t xml:space="preserve"> coverage </w:t>
      </w:r>
      <w:r w:rsidR="003E60EC">
        <w:t xml:space="preserve">of </w:t>
      </w:r>
      <w:r w:rsidR="00985205">
        <w:t xml:space="preserve">activity </w:t>
      </w:r>
      <w:r w:rsidR="000B0DE7">
        <w:t>functioning</w:t>
      </w:r>
      <w:r w:rsidR="003E60EC">
        <w:t xml:space="preserve">, </w:t>
      </w:r>
      <w:r w:rsidR="6FF1D3DB">
        <w:t xml:space="preserve">further exacerbated by </w:t>
      </w:r>
      <w:r w:rsidR="003E60EC">
        <w:t>definitions muddling the distinctions between the tw</w:t>
      </w:r>
      <w:r w:rsidR="00DD0F55">
        <w:t xml:space="preserve">o. </w:t>
      </w:r>
    </w:p>
    <w:p w14:paraId="0087AB3B" w14:textId="77777777" w:rsidR="00004DAE" w:rsidRDefault="00004DAE" w:rsidP="0042108C"/>
    <w:p w14:paraId="743F31CB" w14:textId="3D0CE9CD" w:rsidR="0009279E" w:rsidRDefault="00DA22C1" w:rsidP="0042108C">
      <w:r>
        <w:t>Init</w:t>
      </w:r>
      <w:r w:rsidR="00C276B2">
        <w:t>ially, t</w:t>
      </w:r>
      <w:r w:rsidR="003B344F">
        <w:t xml:space="preserve">he ontology </w:t>
      </w:r>
      <w:r w:rsidR="00C276B2">
        <w:t>was based on</w:t>
      </w:r>
      <w:r w:rsidR="003B344F">
        <w:t xml:space="preserve"> </w:t>
      </w:r>
      <w:r w:rsidR="00A84005">
        <w:t>a basic structure defined in the</w:t>
      </w:r>
      <w:r w:rsidR="0058637C">
        <w:t xml:space="preserve"> International Classification of Functioning, Dis</w:t>
      </w:r>
      <w:r w:rsidR="003277DF">
        <w:t>ability and Health</w:t>
      </w:r>
      <w:r w:rsidR="00AD5944">
        <w:t xml:space="preserve"> (ICF)</w:t>
      </w:r>
      <w:r w:rsidR="00BF0AED">
        <w:fldChar w:fldCharType="begin"/>
      </w:r>
      <w:r w:rsidR="0073238B">
        <w:instrText xml:space="preserve"> ADDIN EN.CITE &lt;EndNote&gt;&lt;Cite&gt;&lt;Author&gt;WHO&lt;/Author&gt;&lt;RecNum&gt;17&lt;/RecNum&gt;&lt;DisplayText&gt;[8]&lt;/DisplayText&gt;&lt;record&gt;&lt;rec-number&gt;17&lt;/rec-number&gt;&lt;foreign-keys&gt;&lt;key app="EN" db-id="vwp509ve492vziesrwtprwp05pvs0ftssa5d" timestamp="1741816472"&gt;17&lt;/key&gt;&lt;/foreign-keys&gt;&lt;ref-type name="Book"&gt;6&lt;/ref-type&gt;&lt;contributors&gt;&lt;authors&gt;&lt;author&gt;WHO&lt;/author&gt;&lt;/authors&gt;&lt;/contributors&gt;&lt;titles&gt;&lt;title&gt;International Classification of Functioning, Disability and Health&lt;/title&gt;&lt;/titles&gt;&lt;dates&gt;&lt;pub-dates&gt;&lt;date&gt;2001&lt;/date&gt;&lt;/pub-dates&gt;&lt;/dates&gt;&lt;pub-location&gt; Geneva&lt;/pub-location&gt;&lt;publisher&gt;World Health Organization&lt;/publisher&gt;&lt;isbn&gt;(ISBN 92 4 154542 9)&lt;/isbn&gt;&lt;urls&gt;&lt;/urls&gt;&lt;/record&gt;&lt;/Cite&gt;&lt;/EndNote&gt;</w:instrText>
      </w:r>
      <w:r w:rsidR="00BF0AED">
        <w:fldChar w:fldCharType="separate"/>
      </w:r>
      <w:r w:rsidR="0073238B">
        <w:rPr>
          <w:noProof/>
        </w:rPr>
        <w:t>[8]</w:t>
      </w:r>
      <w:r w:rsidR="00BF0AED">
        <w:fldChar w:fldCharType="end"/>
      </w:r>
      <w:r w:rsidR="007E3D63">
        <w:t xml:space="preserve"> </w:t>
      </w:r>
      <w:r w:rsidR="00C276B2">
        <w:t>that</w:t>
      </w:r>
      <w:r w:rsidR="009807A8">
        <w:t xml:space="preserve"> </w:t>
      </w:r>
      <w:r w:rsidR="00C52AF3">
        <w:t xml:space="preserve">explicitly </w:t>
      </w:r>
      <w:r w:rsidR="4DEC69BC">
        <w:t>separates</w:t>
      </w:r>
      <w:r w:rsidR="009807A8">
        <w:t xml:space="preserve"> </w:t>
      </w:r>
      <w:r w:rsidR="008A6D20">
        <w:t>function</w:t>
      </w:r>
      <w:r w:rsidR="008F156A">
        <w:t>s of the body</w:t>
      </w:r>
      <w:r w:rsidR="008A6D20">
        <w:t xml:space="preserve"> from </w:t>
      </w:r>
      <w:r w:rsidR="008F156A">
        <w:t>function</w:t>
      </w:r>
      <w:r w:rsidR="00D37B13">
        <w:t>s</w:t>
      </w:r>
      <w:r w:rsidR="008F156A">
        <w:t xml:space="preserve"> at the </w:t>
      </w:r>
      <w:r w:rsidR="008A6D20">
        <w:t>activities and participation</w:t>
      </w:r>
      <w:r w:rsidR="00B913A1">
        <w:t xml:space="preserve"> level</w:t>
      </w:r>
      <w:r w:rsidR="008A6D20">
        <w:t>, or what we call functioning.</w:t>
      </w:r>
      <w:r w:rsidR="009807A8">
        <w:t xml:space="preserve"> </w:t>
      </w:r>
      <w:r w:rsidR="7BC12004">
        <w:t>Overall, t</w:t>
      </w:r>
      <w:r w:rsidR="0068382C">
        <w:t>he</w:t>
      </w:r>
      <w:r w:rsidR="001E7C63">
        <w:t xml:space="preserve"> ontology does recognize </w:t>
      </w:r>
      <w:r w:rsidR="007059D2">
        <w:t>the ICF structure broadly</w:t>
      </w:r>
      <w:r w:rsidR="000B3367">
        <w:t xml:space="preserve"> with </w:t>
      </w:r>
      <w:r w:rsidR="00E165EC">
        <w:t xml:space="preserve">a few </w:t>
      </w:r>
      <w:r w:rsidR="000B3367">
        <w:t xml:space="preserve">deviations and </w:t>
      </w:r>
      <w:r w:rsidR="0068382C">
        <w:t>additions</w:t>
      </w:r>
      <w:r w:rsidR="0057510D">
        <w:t xml:space="preserve"> reflecting an evolved understanding of the field since the ICF’s introduction in 200</w:t>
      </w:r>
      <w:r w:rsidR="00E07F2A">
        <w:t>1</w:t>
      </w:r>
      <w:r w:rsidR="0057510D">
        <w:t>.</w:t>
      </w:r>
      <w:r w:rsidR="009807A8">
        <w:t xml:space="preserve"> </w:t>
      </w:r>
    </w:p>
    <w:p w14:paraId="450C0BEE" w14:textId="77777777" w:rsidR="00004DAE" w:rsidRDefault="00004DAE" w:rsidP="0042108C">
      <w:pPr>
        <w:rPr>
          <w:i/>
          <w:iCs/>
        </w:rPr>
      </w:pPr>
    </w:p>
    <w:p w14:paraId="1E85E55F" w14:textId="77777777" w:rsidR="004C5592" w:rsidRDefault="004C5592" w:rsidP="004C5592">
      <w:r>
        <w:rPr>
          <w:i/>
          <w:iCs/>
        </w:rPr>
        <w:t>Mental-functioning</w:t>
      </w:r>
      <w:r>
        <w:t xml:space="preserve"> is related to mental-functions, which is related to body function, which is related to body structures, and so on. All of this exists within contextual and environmental factors that affect functioning in daily life activities. As such, the EMFO includes classes and relationships that have to do with body function, body structures, context and environment along with feedback mechanisms that round out the description of the theoretical model. The Ecological part of this ontology’s name is an acknowledgement of the contextual, environmental, and feedback components incorporated within the ontology.</w:t>
      </w:r>
    </w:p>
    <w:p w14:paraId="5A72B1F7" w14:textId="77777777" w:rsidR="008E49F9" w:rsidRPr="00E55AA5" w:rsidRDefault="008E49F9" w:rsidP="00ED3068">
      <w:pPr>
        <w:jc w:val="left"/>
      </w:pPr>
    </w:p>
    <w:p w14:paraId="2920D89D" w14:textId="30DB80E3" w:rsidR="00C90CB2" w:rsidRDefault="00AD78E7" w:rsidP="00ED3068">
      <w:pPr>
        <w:pStyle w:val="Heading2"/>
      </w:pPr>
      <w:r>
        <w:t xml:space="preserve">NER </w:t>
      </w:r>
      <w:r w:rsidR="004119CB">
        <w:t>Background</w:t>
      </w:r>
    </w:p>
    <w:p w14:paraId="1439799C" w14:textId="3618133F" w:rsidR="00022337" w:rsidRDefault="00022337" w:rsidP="0042108C">
      <w:pPr>
        <w:rPr>
          <w:del w:id="57" w:author="Sacco, Maryanne (NIH/CC/RMD) [C]" w:date="2025-07-17T16:03:00Z" w16du:dateUtc="2025-07-17T20:03:00Z"/>
        </w:rPr>
      </w:pPr>
      <w:r>
        <w:t xml:space="preserve">The java-nlp-Framework contains a traditional NLP pipeline based on </w:t>
      </w:r>
      <w:r w:rsidR="001B4EF8">
        <w:t xml:space="preserve">the </w:t>
      </w:r>
      <w:r w:rsidR="004F7407">
        <w:t>UIMA</w:t>
      </w:r>
      <w:r w:rsidR="00D420EA">
        <w:t xml:space="preserve"> plat</w:t>
      </w:r>
      <w:r w:rsidR="00B60195">
        <w:t xml:space="preserve">form. </w:t>
      </w:r>
    </w:p>
    <w:p w14:paraId="0B3C928F" w14:textId="1788967F" w:rsidR="00AF0D16" w:rsidRDefault="00AF0D16" w:rsidP="0042108C">
      <w:pPr>
        <w:rPr>
          <w:del w:id="58" w:author="Sacco, Maryanne (NIH/CC/RMD) [C]" w:date="2025-07-17T16:03:00Z" w16du:dateUtc="2025-07-17T20:03:00Z"/>
        </w:rPr>
      </w:pPr>
    </w:p>
    <w:p w14:paraId="1784FA10" w14:textId="77777777" w:rsidR="00EC61FF" w:rsidRDefault="00EC61FF" w:rsidP="00EC61FF">
      <w:r>
        <w:t xml:space="preserve">This platform is structured as a pipeline composed of individual modules or software-annotators that perform work on input documents that decomposes the text of each input file into constituent parts including tokens and sentences. The employed pipeline contains annotators that do an admirable job of identifying semi-templated components including clinically significant sections, section headings, slots and their values, questions and answers, and checkboxes. </w:t>
      </w:r>
    </w:p>
    <w:p w14:paraId="6379FF11" w14:textId="77777777" w:rsidR="00EC61FF" w:rsidRDefault="00EC61FF" w:rsidP="00EC61FF"/>
    <w:p w14:paraId="5A3B2569" w14:textId="77777777" w:rsidR="00EC61FF" w:rsidRDefault="00EC61FF" w:rsidP="00EC61FF">
      <w:r>
        <w:t>The pipeline described in this paper includes a dictionary-lookup software-annotator that provides the bulk of the computational effort that the rest of the pipeline relies upon (see Figure 1).</w:t>
      </w:r>
    </w:p>
    <w:p w14:paraId="7D09B308" w14:textId="20E5225C" w:rsidR="00C0478B" w:rsidRDefault="00D84511" w:rsidP="0042108C">
      <w:r>
        <w:rPr>
          <w:noProof/>
        </w:rPr>
        <w:drawing>
          <wp:inline distT="0" distB="0" distL="0" distR="0" wp14:anchorId="1163F2C6" wp14:editId="31DA86DF">
            <wp:extent cx="5274310" cy="2940685"/>
            <wp:effectExtent l="0" t="0" r="2540" b="0"/>
            <wp:docPr id="425473903" name="Picture 1" descr="A sequence of iron pipe connectors, each labeled with a component of the NLP pipeline.  The beginning of the pipeline is a pressure container, symbolizing medical text documents.  The end of the pipeline is a catalytic converter spewing out finalized documents with categorized mental functioning's 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3903" name="Picture 1" descr="A sequence of iron pipe connectors, each labeled with a component of the NLP pipeline.  The beginning of the pipeline is a pressure container, symbolizing medical text documents.  The end of the pipeline is a catalytic converter spewing out finalized documents with categorized mental functioning's in i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940685"/>
                    </a:xfrm>
                    <a:prstGeom prst="rect">
                      <a:avLst/>
                    </a:prstGeom>
                  </pic:spPr>
                </pic:pic>
              </a:graphicData>
            </a:graphic>
          </wp:inline>
        </w:drawing>
      </w:r>
    </w:p>
    <w:p w14:paraId="4FA69D3D" w14:textId="39E3643B" w:rsidR="0042108C" w:rsidRDefault="0042108C" w:rsidP="0042108C">
      <w:pPr>
        <w:pStyle w:val="Caption"/>
        <w:keepNext/>
        <w:jc w:val="center"/>
      </w:pPr>
      <w:r>
        <w:t>F</w:t>
      </w:r>
      <w:r w:rsidR="002F4362">
        <w:t>igure</w:t>
      </w:r>
      <w:r>
        <w:t xml:space="preserve"> </w:t>
      </w:r>
      <w:r>
        <w:fldChar w:fldCharType="begin"/>
      </w:r>
      <w:r>
        <w:instrText>SEQ Figure \* ARABIC</w:instrText>
      </w:r>
      <w:r>
        <w:fldChar w:fldCharType="separate"/>
      </w:r>
      <w:r>
        <w:rPr>
          <w:noProof/>
        </w:rPr>
        <w:t>1</w:t>
      </w:r>
      <w:r>
        <w:fldChar w:fldCharType="end"/>
      </w:r>
      <w:r>
        <w:t xml:space="preserve">: </w:t>
      </w:r>
      <w:r w:rsidRPr="00AB0543">
        <w:rPr>
          <w:i/>
        </w:rPr>
        <w:t>Mental-functioning</w:t>
      </w:r>
      <w:r w:rsidR="00D118E2">
        <w:t xml:space="preserve"> NER</w:t>
      </w:r>
      <w:r>
        <w:t xml:space="preserve"> Pipeline</w:t>
      </w:r>
    </w:p>
    <w:p w14:paraId="688396F8" w14:textId="77777777" w:rsidR="00C0478B" w:rsidRDefault="00C0478B" w:rsidP="00ED3068">
      <w:pPr>
        <w:jc w:val="left"/>
      </w:pPr>
    </w:p>
    <w:p w14:paraId="0CF0A440" w14:textId="77777777" w:rsidR="00084E33" w:rsidRPr="004119CB" w:rsidRDefault="00084E33" w:rsidP="00084E33">
      <w:r>
        <w:t xml:space="preserve">This dictionary-lookup has three significant qualities worth mentioning.  Dictionary entries can be multi-word keys, allowing terms like </w:t>
      </w:r>
      <w:r w:rsidRPr="788B4B61">
        <w:rPr>
          <w:i/>
          <w:iCs/>
        </w:rPr>
        <w:t>diabetes mel</w:t>
      </w:r>
      <w:r>
        <w:rPr>
          <w:i/>
          <w:iCs/>
        </w:rPr>
        <w:t>l</w:t>
      </w:r>
      <w:r w:rsidRPr="788B4B61">
        <w:rPr>
          <w:i/>
          <w:iCs/>
        </w:rPr>
        <w:t xml:space="preserve">itus </w:t>
      </w:r>
      <w:r>
        <w:t xml:space="preserve">to be chunked together into a single unit. The dictionaries are crafted and curated for specific purposes including finding general English terms,  dictionaries to support finding disease names, symptoms, proper names and the like. Each dictionary entry includes meta information that is carried along with matches, most importantly, potential semantic categories by which the entry can be classified. For example, the entry for </w:t>
      </w:r>
      <w:r w:rsidRPr="788B4B61">
        <w:rPr>
          <w:i/>
          <w:iCs/>
        </w:rPr>
        <w:t xml:space="preserve">listening </w:t>
      </w:r>
      <w:r>
        <w:t xml:space="preserve">has the category “Communication” associated with it. It is the categories associated with matched terms that downstream software-annotators utilize. </w:t>
      </w:r>
    </w:p>
    <w:p w14:paraId="06D9D49D" w14:textId="77777777" w:rsidR="00084E33" w:rsidRDefault="00084E33" w:rsidP="00084E33"/>
    <w:p w14:paraId="6DBE48B3" w14:textId="77777777" w:rsidR="00084E33" w:rsidRDefault="00084E33" w:rsidP="00084E33">
      <w:r>
        <w:t xml:space="preserve">Dictionaries have been crafted and deployed in the pipeline to chunk terms that are known to not be relevant to downstream tasks, for example, a dictionary of people’s names, a dictionary of place names, a role dictionary, dictionaries for behavior and emotion. Non-dictionary terms are also found using software-annotators that are regular-expression-based to find date, time and number expressions. </w:t>
      </w:r>
    </w:p>
    <w:p w14:paraId="37F7E7AD" w14:textId="77777777" w:rsidR="00084E33" w:rsidRDefault="00084E33" w:rsidP="00084E33"/>
    <w:p w14:paraId="3C7F9A03" w14:textId="21BE98A5" w:rsidR="00084E33" w:rsidRDefault="00084E33" w:rsidP="00084E33">
      <w:r>
        <w:t>The NER framework takes formatted input documents from text, and General Architecture of Text Engineering</w:t>
      </w:r>
      <w:ins w:id="59" w:author="Sacco, Maryanne (NIH/CC/RMD) [C]" w:date="2025-07-17T16:04:00Z" w16du:dateUtc="2025-07-17T20:04:00Z">
        <w:r w:rsidR="00DF3C93">
          <w:t xml:space="preserve"> </w:t>
        </w:r>
      </w:ins>
      <w:r>
        <w:fldChar w:fldCharType="begin"/>
      </w:r>
      <w:r w:rsidR="0073238B">
        <w:instrText xml:space="preserve"> ADDIN EN.CITE &lt;EndNote&gt;&lt;Cite&gt;&lt;Author&gt;Cunningham&lt;/Author&gt;&lt;Year&gt;2002&lt;/Year&gt;&lt;RecNum&gt;29&lt;/RecNum&gt;&lt;DisplayText&gt;[22]&lt;/DisplayText&gt;&lt;record&gt;&lt;rec-number&gt;29&lt;/rec-number&gt;&lt;foreign-keys&gt;&lt;key app="EN" db-id="vwp509ve492vziesrwtprwp05pvs0ftssa5d" timestamp="1741829037"&gt;29&lt;/key&gt;&lt;/foreign-keys&gt;&lt;ref-type name="Journal Article"&gt;17&lt;/ref-type&gt;&lt;contributors&gt;&lt;authors&gt;&lt;author&gt;Cunningham, Hamish&lt;/author&gt;&lt;/authors&gt;&lt;/contributors&gt;&lt;titles&gt;&lt;title&gt;GATE, a general architecture for text engineering&lt;/title&gt;&lt;secondary-title&gt;Computers and the Humanities&lt;/secondary-title&gt;&lt;/titles&gt;&lt;periodical&gt;&lt;full-title&gt;Computers and the Humanities&lt;/full-title&gt;&lt;/periodical&gt;&lt;pages&gt;223-254&lt;/pages&gt;&lt;volume&gt;36&lt;/volume&gt;&lt;dates&gt;&lt;year&gt;2002&lt;/year&gt;&lt;/dates&gt;&lt;isbn&gt;0010-4817&lt;/isbn&gt;&lt;urls&gt;&lt;/urls&gt;&lt;/record&gt;&lt;/Cite&gt;&lt;/EndNote&gt;</w:instrText>
      </w:r>
      <w:r>
        <w:fldChar w:fldCharType="separate"/>
      </w:r>
      <w:r w:rsidR="0073238B">
        <w:rPr>
          <w:noProof/>
        </w:rPr>
        <w:t>[22]</w:t>
      </w:r>
      <w:r>
        <w:fldChar w:fldCharType="end"/>
      </w:r>
      <w:r>
        <w:t xml:space="preserve"> (GATE) types and output UIMA flavored xml, and GATE formats. For this paper, GATE formatted manual annotations were the input and both GATE and UIMA formats were output.</w:t>
      </w:r>
    </w:p>
    <w:p w14:paraId="0644277B" w14:textId="77777777" w:rsidR="00084E33" w:rsidRDefault="00084E33" w:rsidP="00084E33">
      <w:pPr>
        <w:jc w:val="left"/>
      </w:pPr>
    </w:p>
    <w:p w14:paraId="085696B3" w14:textId="1BCA3E85" w:rsidR="0027242C" w:rsidRDefault="0027242C" w:rsidP="00ED3068">
      <w:pPr>
        <w:jc w:val="left"/>
      </w:pPr>
    </w:p>
    <w:p w14:paraId="1F15EAD8" w14:textId="7526633C" w:rsidR="0027242C" w:rsidRDefault="0027242C" w:rsidP="00ED3068">
      <w:pPr>
        <w:pStyle w:val="Heading2"/>
      </w:pPr>
      <w:r>
        <w:t xml:space="preserve">Manual Annotations </w:t>
      </w:r>
      <w:r w:rsidR="003739FC">
        <w:t>on a Clinical Corpus</w:t>
      </w:r>
    </w:p>
    <w:p w14:paraId="1319BAA4" w14:textId="2E15CDD7" w:rsidR="008466AE" w:rsidRDefault="00E7037D" w:rsidP="00E35A0E">
      <w:r>
        <w:t>The GoSCAI corpus includes 484</w:t>
      </w:r>
      <w:r w:rsidR="008466AE">
        <w:t xml:space="preserve"> de-identified clinical</w:t>
      </w:r>
      <w:r>
        <w:t xml:space="preserve"> notes </w:t>
      </w:r>
      <w:r w:rsidR="009A7E7C">
        <w:t xml:space="preserve">rich in </w:t>
      </w:r>
      <w:r w:rsidR="00E40485">
        <w:t xml:space="preserve">activity mentions from note types that include </w:t>
      </w:r>
      <w:r w:rsidR="00EA0515" w:rsidRPr="00EA0515">
        <w:t>occupational and vocational therapy (OT/VOC), physical therapy (PT), recreation therapy (RT), speech and language pathology (SLP), social work (SW), or miscellaneous (MISC</w:t>
      </w:r>
      <w:ins w:id="60" w:author="Sacco, Maryanne (NIH/CC/RMD) [C]" w:date="2025-07-17T16:04:00Z" w16du:dateUtc="2025-07-17T20:04:00Z">
        <w:r w:rsidR="00E04CF0">
          <w:t>)</w:t>
        </w:r>
      </w:ins>
      <w:del w:id="61" w:author="Sacco, Maryanne (NIH/CC/RMD) [C]" w:date="2025-07-17T16:04:00Z" w16du:dateUtc="2025-07-17T20:04:00Z">
        <w:r w:rsidR="00EA0515" w:rsidRPr="00EA0515">
          <w:delText>,</w:delText>
        </w:r>
      </w:del>
      <w:r w:rsidR="00EA0515" w:rsidRPr="00EA0515">
        <w:t xml:space="preserve"> </w:t>
      </w:r>
      <w:del w:id="62" w:author="Sacco, Maryanne (NIH/CC/RMD) [C]" w:date="2025-07-17T16:05:00Z" w16du:dateUtc="2025-07-17T20:05:00Z">
        <w:r w:rsidR="00EA0515" w:rsidRPr="00EA0515">
          <w:delText xml:space="preserve">including </w:delText>
        </w:r>
      </w:del>
      <w:ins w:id="63" w:author="Sacco, Maryanne (NIH/CC/RMD) [C]" w:date="2025-07-17T16:05:00Z" w16du:dateUtc="2025-07-17T20:05:00Z">
        <w:r w:rsidR="009F4671">
          <w:t xml:space="preserve">that includes </w:t>
        </w:r>
      </w:ins>
      <w:r w:rsidR="00EA0515" w:rsidRPr="00EA0515">
        <w:t>psychiatry, neurology and physiatry</w:t>
      </w:r>
      <w:ins w:id="64" w:author="Sacco, Maryanne (NIH/CC/RMD) [C]" w:date="2025-07-17T16:05:00Z" w16du:dateUtc="2025-07-17T20:05:00Z">
        <w:r w:rsidR="00E04CF0">
          <w:t xml:space="preserve"> </w:t>
        </w:r>
      </w:ins>
      <w:del w:id="65" w:author="Sacco, Maryanne (NIH/CC/RMD) [C]" w:date="2025-07-17T16:04:00Z" w16du:dateUtc="2025-07-17T20:04:00Z">
        <w:r w:rsidR="00EA0515" w:rsidRPr="00EA0515">
          <w:delText>)</w:delText>
        </w:r>
      </w:del>
      <w:r w:rsidR="00B934C9">
        <w:fldChar w:fldCharType="begin"/>
      </w:r>
      <w:r w:rsidR="0073238B">
        <w:instrText xml:space="preserve"> ADDIN EN.CITE &lt;EndNote&gt;&lt;Cite&gt;&lt;Author&gt;Section&lt;/Author&gt;&lt;Year&gt;2025&lt;/Year&gt;&lt;RecNum&gt;67&lt;/RecNum&gt;&lt;DisplayText&gt;[7]&lt;/DisplayText&gt;&lt;record&gt;&lt;rec-number&gt;67&lt;/rec-number&gt;&lt;foreign-keys&gt;&lt;key app="EN" db-id="vwp509ve492vziesrwtprwp05pvs0ftssa5d" timestamp="1752174590"&gt;67&lt;/key&gt;&lt;/foreign-keys&gt;&lt;ref-type name="Journal Article"&gt;17&lt;/ref-type&gt;&lt;contributors&gt;&lt;authors&gt;&lt;author&gt;NIH CC RMD Epidemiology &amp;amp; Biostatistics Section&lt;/author&gt;&lt;/authors&gt;&lt;/contributors&gt;&lt;titles&gt;&lt;title&gt;A Gold Standard Corpus for Activity Information (GoSCAI)&lt;/title&gt;&lt;secondary-title&gt;Zenodo&lt;/secondary-title&gt;&lt;/titles&gt;&lt;periodical&gt;&lt;full-title&gt;Zenodo&lt;/full-title&gt;&lt;/periodical&gt;&lt;dates&gt;&lt;year&gt;2025&lt;/year&gt;&lt;/dates&gt;&lt;work-type&gt;Dataset&lt;/work-type&gt;&lt;urls&gt;&lt;related-urls&gt;&lt;url&gt;https://zenodo.org/records/15528545&lt;/url&gt;&lt;/related-urls&gt;&lt;/urls&gt;&lt;electronic-resource-num&gt;10.5281&lt;/electronic-resource-num&gt;&lt;/record&gt;&lt;/Cite&gt;&lt;/EndNote&gt;</w:instrText>
      </w:r>
      <w:r w:rsidR="00B934C9">
        <w:fldChar w:fldCharType="separate"/>
      </w:r>
      <w:r w:rsidR="0073238B">
        <w:rPr>
          <w:noProof/>
        </w:rPr>
        <w:t>[7]</w:t>
      </w:r>
      <w:r w:rsidR="00B934C9">
        <w:fldChar w:fldCharType="end"/>
      </w:r>
      <w:r w:rsidR="00C75A14">
        <w:t>.</w:t>
      </w:r>
    </w:p>
    <w:p w14:paraId="5E3A7EC3" w14:textId="77777777" w:rsidR="009C2888" w:rsidRDefault="009C2888" w:rsidP="00E35A0E"/>
    <w:p w14:paraId="259335B8" w14:textId="1D391FED" w:rsidR="00D204D3" w:rsidRDefault="0085410A" w:rsidP="00E35A0E">
      <w:r>
        <w:t>Guidelines</w:t>
      </w:r>
      <w:ins w:id="66" w:author="Sacco, Maryanne (NIH/CC/RMD) [C]" w:date="2025-07-17T16:05:00Z" w16du:dateUtc="2025-07-17T20:05:00Z">
        <w:r w:rsidR="009F4671">
          <w:t xml:space="preserve"> </w:t>
        </w:r>
      </w:ins>
      <w:r w:rsidR="00C75A14">
        <w:fldChar w:fldCharType="begin"/>
      </w:r>
      <w:r w:rsidR="0073238B">
        <w:instrText xml:space="preserve"> ADDIN EN.CITE &lt;EndNote&gt;&lt;Cite&gt;&lt;Author&gt;Section&lt;/Author&gt;&lt;Year&gt;2025a&lt;/Year&gt;&lt;RecNum&gt;20&lt;/RecNum&gt;&lt;DisplayText&gt;[10 11]&lt;/DisplayText&gt;&lt;record&gt;&lt;rec-number&gt;20&lt;/rec-number&gt;&lt;foreign-keys&gt;&lt;key app="EN" db-id="vwp509ve492vziesrwtprwp05pvs0ftssa5d" timestamp="1741818083"&gt;20&lt;/key&gt;&lt;/foreign-keys&gt;&lt;ref-type name="Web Page"&gt;12&lt;/ref-type&gt;&lt;contributors&gt;&lt;authors&gt;&lt;author&gt;NIH CC RMD Epidemiology &amp;amp; Biostatistics Section&lt;/author&gt;&lt;/authors&gt;&lt;/contributors&gt;&lt;titles&gt;&lt;title&gt;Annotation Guideline for Free-Text Activity Functioning Information: Communication &amp;amp; Cognition&lt;/title&gt;&lt;/titles&gt;&lt;volume&gt;2025&lt;/volume&gt;&lt;number&gt;03/12&lt;/number&gt;&lt;edition&gt;1.1&lt;/edition&gt;&lt;dates&gt;&lt;year&gt;2025a&lt;/year&gt;&lt;/dates&gt;&lt;publisher&gt;Zenoto&lt;/publisher&gt;&lt;urls&gt;&lt;related-urls&gt;&lt;url&gt;https://zenodo.org/records/13910167&lt;/url&gt;&lt;/related-urls&gt;&lt;/urls&gt;&lt;/record&gt;&lt;/Cite&gt;&lt;Cite&gt;&lt;Author&gt;Section&lt;/Author&gt;&lt;Year&gt;2025b&lt;/Year&gt;&lt;RecNum&gt;21&lt;/RecNum&gt;&lt;record&gt;&lt;rec-number&gt;21&lt;/rec-number&gt;&lt;foreign-keys&gt;&lt;key app="EN" db-id="vwp509ve492vziesrwtprwp05pvs0ftssa5d" timestamp="1741818292"&gt;21&lt;/key&gt;&lt;/foreign-keys&gt;&lt;ref-type name="Web Page"&gt;12&lt;/ref-type&gt;&lt;contributors&gt;&lt;authors&gt;&lt;author&gt;NIH CC RMD Epidemiology &amp;amp; Biostatistics Section&lt;/author&gt;&lt;/authors&gt;&lt;/contributors&gt;&lt;titles&gt;&lt;title&gt;Annotation Guideline for Free-Text Activity Functioning Information: Interpersonal Interactions &amp;amp; Relationships&lt;/title&gt;&lt;/titles&gt;&lt;volume&gt;2025&lt;/volume&gt;&lt;number&gt;03/12/2025&lt;/number&gt;&lt;edition&gt;1.1&lt;/edition&gt;&lt;dates&gt;&lt;year&gt;2025b&lt;/year&gt;&lt;/dates&gt;&lt;publisher&gt;Zenoto&lt;/publisher&gt;&lt;urls&gt;&lt;related-urls&gt;&lt;url&gt;https://zenodo.org/records/13774684&lt;/url&gt;&lt;/related-urls&gt;&lt;/urls&gt;&lt;/record&gt;&lt;/Cite&gt;&lt;/EndNote&gt;</w:instrText>
      </w:r>
      <w:r w:rsidR="00C75A14">
        <w:fldChar w:fldCharType="separate"/>
      </w:r>
      <w:r w:rsidR="0073238B">
        <w:rPr>
          <w:noProof/>
        </w:rPr>
        <w:t>[10 11]</w:t>
      </w:r>
      <w:r w:rsidR="00C75A14">
        <w:fldChar w:fldCharType="end"/>
      </w:r>
      <w:r w:rsidR="00B445C7">
        <w:t>, first created for the SSA use case</w:t>
      </w:r>
      <w:ins w:id="67" w:author="Sacco, Maryanne (NIH/CC/RMD) [C]" w:date="2025-07-17T16:05:00Z" w16du:dateUtc="2025-07-17T20:05:00Z">
        <w:r w:rsidR="009F4671">
          <w:t xml:space="preserve"> </w:t>
        </w:r>
      </w:ins>
      <w:r w:rsidR="007D24F7">
        <w:fldChar w:fldCharType="begin"/>
      </w:r>
      <w:r w:rsidR="0073238B">
        <w:instrText xml:space="preserve"> ADDIN EN.CITE &lt;EndNote&gt;&lt;Cite&gt;&lt;Author&gt;Guy Divita&lt;/Author&gt;&lt;Year&gt;2025&lt;/Year&gt;&lt;RecNum&gt;68&lt;/RecNum&gt;&lt;DisplayText&gt;[9]&lt;/DisplayText&gt;&lt;record&gt;&lt;rec-number&gt;68&lt;/rec-number&gt;&lt;foreign-keys&gt;&lt;key app="EN" db-id="vwp509ve492vziesrwtprwp05pvs0ftssa5d" timestamp="1752175814"&gt;68&lt;/key&gt;&lt;/foreign-keys&gt;&lt;ref-type name="Report"&gt;27&lt;/ref-type&gt;&lt;contributors&gt;&lt;authors&gt;&lt;author&gt;Guy Divita, Bart Desmet, Maryanne Sacco, Kathleen Coale, Rafael Jimenez Silva, Rebecca Parks, Elizabeth Rasch&lt;/author&gt;&lt;/authors&gt;&lt;/contributors&gt;&lt;titles&gt;&lt;title&gt;Classifying Mental-functioning using a Named Entity Recognition Tool: Based on the Ecological Mental-functioning Model Ontology&lt;/title&gt;&lt;/titles&gt;&lt;pages&gt;16&lt;/pages&gt;&lt;dates&gt;&lt;year&gt;2025&lt;/year&gt;&lt;pub-dates&gt;&lt;date&gt;07/10/2025&lt;/date&gt;&lt;/pub-dates&gt;&lt;/dates&gt;&lt;pub-location&gt;github&lt;/pub-location&gt;&lt;publisher&gt;Rehabilitation Medicine Department, National Institutes of Health Clinical Center, Bethesda, MD&lt;/publisher&gt;&lt;urls&gt;&lt;related-urls&gt;&lt;url&gt;https://github.com/CC-RMD-EpiBio/EcologicalMentalFunctioningOntology/blob/main/publications/OntologyNERPaper.pdf&lt;/url&gt;&lt;/related-urls&gt;&lt;/urls&gt;&lt;/record&gt;&lt;/Cite&gt;&lt;/EndNote&gt;</w:instrText>
      </w:r>
      <w:r w:rsidR="007D24F7">
        <w:fldChar w:fldCharType="separate"/>
      </w:r>
      <w:r w:rsidR="0073238B">
        <w:rPr>
          <w:noProof/>
        </w:rPr>
        <w:t>[9]</w:t>
      </w:r>
      <w:r w:rsidR="007D24F7">
        <w:fldChar w:fldCharType="end"/>
      </w:r>
      <w:r w:rsidR="00B445C7">
        <w:t xml:space="preserve">, </w:t>
      </w:r>
      <w:r w:rsidR="00D433B2">
        <w:t xml:space="preserve">were used and in some cases refined for situations that </w:t>
      </w:r>
      <w:r w:rsidR="0063696D">
        <w:t>were not encountered in the SSA use case</w:t>
      </w:r>
      <w:r w:rsidR="00084E33">
        <w:t xml:space="preserve"> </w:t>
      </w:r>
      <w:r w:rsidR="006930C5">
        <w:t xml:space="preserve">to codify how the samples </w:t>
      </w:r>
      <w:r w:rsidR="003B6FA9">
        <w:t xml:space="preserve">get </w:t>
      </w:r>
      <w:r w:rsidR="00D21843">
        <w:t xml:space="preserve">annotated. </w:t>
      </w:r>
      <w:r w:rsidR="00F357B3">
        <w:t>P</w:t>
      </w:r>
      <w:r w:rsidR="00721A5E">
        <w:t>hysical and occupational therap</w:t>
      </w:r>
      <w:r w:rsidR="005A21B7">
        <w:t>ist</w:t>
      </w:r>
      <w:r w:rsidR="00251F7B">
        <w:t xml:space="preserve"> domain experts</w:t>
      </w:r>
      <w:r w:rsidR="001E5770">
        <w:t xml:space="preserve"> manually annotated</w:t>
      </w:r>
      <w:r w:rsidR="00FC6979">
        <w:t xml:space="preserve"> </w:t>
      </w:r>
      <w:r w:rsidR="00064525">
        <w:t xml:space="preserve">according to the </w:t>
      </w:r>
      <w:r w:rsidR="00FC6979">
        <w:t>guidelines.</w:t>
      </w:r>
      <w:r w:rsidR="009807A8">
        <w:t xml:space="preserve"> </w:t>
      </w:r>
      <w:r w:rsidR="00FC6979">
        <w:t xml:space="preserve">The </w:t>
      </w:r>
      <w:r w:rsidR="00FE0A53">
        <w:t>guidelines used</w:t>
      </w:r>
      <w:r w:rsidR="00BE1273">
        <w:t xml:space="preserve"> </w:t>
      </w:r>
      <w:r w:rsidR="003F68D9">
        <w:t xml:space="preserve">for the </w:t>
      </w:r>
      <w:r w:rsidR="00491134">
        <w:t>ComCog</w:t>
      </w:r>
      <w:r w:rsidR="00CC5448">
        <w:t xml:space="preserve"> and IPIR annotation</w:t>
      </w:r>
      <w:r w:rsidR="003F68D9">
        <w:t xml:space="preserve"> tasks </w:t>
      </w:r>
      <w:r w:rsidR="00E4783E">
        <w:t>are published</w:t>
      </w:r>
      <w:r w:rsidR="003F68D9">
        <w:t xml:space="preserve"> on </w:t>
      </w:r>
      <w:r w:rsidR="00CF02C0" w:rsidRPr="00CF02C0">
        <w:t>Zenodo</w:t>
      </w:r>
      <w:ins w:id="68" w:author="Sacco, Maryanne (NIH/CC/RMD) [C]" w:date="2025-07-17T16:05:00Z" w16du:dateUtc="2025-07-17T20:05:00Z">
        <w:r w:rsidR="009F4671">
          <w:t xml:space="preserve"> </w:t>
        </w:r>
      </w:ins>
      <w:r w:rsidR="00C95635">
        <w:fldChar w:fldCharType="begin"/>
      </w:r>
      <w:r w:rsidR="0073238B">
        <w:instrText xml:space="preserve"> ADDIN EN.CITE &lt;EndNote&gt;&lt;Cite&gt;&lt;Author&gt;Section&lt;/Author&gt;&lt;Year&gt;2025a&lt;/Year&gt;&lt;RecNum&gt;20&lt;/RecNum&gt;&lt;DisplayText&gt;[10 11]&lt;/DisplayText&gt;&lt;record&gt;&lt;rec-number&gt;20&lt;/rec-number&gt;&lt;foreign-keys&gt;&lt;key app="EN" db-id="vwp509ve492vziesrwtprwp05pvs0ftssa5d" timestamp="1741818083"&gt;20&lt;/key&gt;&lt;/foreign-keys&gt;&lt;ref-type name="Web Page"&gt;12&lt;/ref-type&gt;&lt;contributors&gt;&lt;authors&gt;&lt;author&gt;NIH CC RMD Epidemiology &amp;amp; Biostatistics Section&lt;/author&gt;&lt;/authors&gt;&lt;/contributors&gt;&lt;titles&gt;&lt;title&gt;Annotation Guideline for Free-Text Activity Functioning Information: Communication &amp;amp; Cognition&lt;/title&gt;&lt;/titles&gt;&lt;volume&gt;2025&lt;/volume&gt;&lt;number&gt;03/12&lt;/number&gt;&lt;edition&gt;1.1&lt;/edition&gt;&lt;dates&gt;&lt;year&gt;2025a&lt;/year&gt;&lt;/dates&gt;&lt;publisher&gt;Zenoto&lt;/publisher&gt;&lt;urls&gt;&lt;related-urls&gt;&lt;url&gt;https://zenodo.org/records/13910167&lt;/url&gt;&lt;/related-urls&gt;&lt;/urls&gt;&lt;/record&gt;&lt;/Cite&gt;&lt;Cite&gt;&lt;Author&gt;Section&lt;/Author&gt;&lt;Year&gt;2025b&lt;/Year&gt;&lt;RecNum&gt;21&lt;/RecNum&gt;&lt;record&gt;&lt;rec-number&gt;21&lt;/rec-number&gt;&lt;foreign-keys&gt;&lt;key app="EN" db-id="vwp509ve492vziesrwtprwp05pvs0ftssa5d" timestamp="1741818292"&gt;21&lt;/key&gt;&lt;/foreign-keys&gt;&lt;ref-type name="Web Page"&gt;12&lt;/ref-type&gt;&lt;contributors&gt;&lt;authors&gt;&lt;author&gt;NIH CC RMD Epidemiology &amp;amp; Biostatistics Section&lt;/author&gt;&lt;/authors&gt;&lt;/contributors&gt;&lt;titles&gt;&lt;title&gt;Annotation Guideline for Free-Text Activity Functioning Information: Interpersonal Interactions &amp;amp; Relationships&lt;/title&gt;&lt;/titles&gt;&lt;volume&gt;2025&lt;/volume&gt;&lt;number&gt;03/12/2025&lt;/number&gt;&lt;edition&gt;1.1&lt;/edition&gt;&lt;dates&gt;&lt;year&gt;2025b&lt;/year&gt;&lt;/dates&gt;&lt;publisher&gt;Zenoto&lt;/publisher&gt;&lt;urls&gt;&lt;related-urls&gt;&lt;url&gt;https://zenodo.org/records/13774684&lt;/url&gt;&lt;/related-urls&gt;&lt;/urls&gt;&lt;/record&gt;&lt;/Cite&gt;&lt;/EndNote&gt;</w:instrText>
      </w:r>
      <w:r w:rsidR="00C95635">
        <w:fldChar w:fldCharType="separate"/>
      </w:r>
      <w:r w:rsidR="0073238B">
        <w:rPr>
          <w:noProof/>
        </w:rPr>
        <w:t>[10 11]</w:t>
      </w:r>
      <w:r w:rsidR="00C95635">
        <w:fldChar w:fldCharType="end"/>
      </w:r>
      <w:r w:rsidR="008E2FE9">
        <w:t>.</w:t>
      </w:r>
    </w:p>
    <w:p w14:paraId="30BC7975" w14:textId="77777777" w:rsidR="00D204D3" w:rsidRDefault="00D204D3" w:rsidP="00E35A0E"/>
    <w:p w14:paraId="31E406D2" w14:textId="62CD0BFF" w:rsidR="00D10375" w:rsidRDefault="00D204D3" w:rsidP="00E35A0E">
      <w:r>
        <w:t>In all, 484 clinical records were manually annotated for both ComCog and IPIR including 386 used for training, and 98 for testing.  As an aside, the same records were also manually annotated for the other activity related mentions including mobility and self-care and domestic life (SCDL).</w:t>
      </w:r>
      <w:r w:rsidR="0056027B">
        <w:t xml:space="preserve"> </w:t>
      </w:r>
      <w:r w:rsidR="00EC6FB1">
        <w:t xml:space="preserve">Each record was </w:t>
      </w:r>
      <w:ins w:id="69" w:author="Divita, Guy (NIH/CC) [C]" w:date="2025-07-18T09:36:00Z" w16du:dateUtc="2025-07-18T13:36:00Z">
        <w:r w:rsidR="003750F9">
          <w:t>singl</w:t>
        </w:r>
      </w:ins>
      <w:ins w:id="70" w:author="Divita, Guy (NIH/CC) [C]" w:date="2025-07-18T09:37:00Z" w16du:dateUtc="2025-07-18T13:37:00Z">
        <w:r w:rsidR="00465B8E">
          <w:t>y</w:t>
        </w:r>
      </w:ins>
      <w:ins w:id="71" w:author="Divita, Guy (NIH/CC) [C]" w:date="2025-07-18T09:36:00Z" w16du:dateUtc="2025-07-18T13:36:00Z">
        <w:r w:rsidR="003750F9">
          <w:t xml:space="preserve"> </w:t>
        </w:r>
      </w:ins>
      <w:r w:rsidR="00DE1ED7">
        <w:t xml:space="preserve">annotated </w:t>
      </w:r>
      <w:del w:id="72" w:author="Divita, Guy (NIH/CC) [C]" w:date="2025-07-18T09:37:00Z" w16du:dateUtc="2025-07-18T13:37:00Z">
        <w:r w:rsidR="00DE1ED7" w:rsidDel="00465B8E">
          <w:delText xml:space="preserve">by only one </w:delText>
        </w:r>
        <w:commentRangeStart w:id="73"/>
        <w:commentRangeStart w:id="74"/>
        <w:r w:rsidR="00DE1ED7" w:rsidDel="00465B8E">
          <w:delText>annotator</w:delText>
        </w:r>
        <w:commentRangeEnd w:id="73"/>
        <w:r w:rsidR="007A2F53" w:rsidDel="00465B8E">
          <w:rPr>
            <w:rStyle w:val="CommentReference"/>
            <w:sz w:val="21"/>
            <w:szCs w:val="21"/>
          </w:rPr>
          <w:commentReference w:id="73"/>
        </w:r>
      </w:del>
      <w:commentRangeEnd w:id="74"/>
      <w:r w:rsidR="00DC1E2A">
        <w:rPr>
          <w:rStyle w:val="CommentReference"/>
          <w:sz w:val="21"/>
          <w:szCs w:val="21"/>
        </w:rPr>
        <w:commentReference w:id="74"/>
      </w:r>
      <w:del w:id="75" w:author="Divita, Guy (NIH/CC) [C]" w:date="2025-07-18T09:37:00Z" w16du:dateUtc="2025-07-18T13:37:00Z">
        <w:r w:rsidR="003F6F97" w:rsidDel="00465B8E">
          <w:delText xml:space="preserve"> </w:delText>
        </w:r>
      </w:del>
      <w:r w:rsidR="003F6F97">
        <w:t>for this training set</w:t>
      </w:r>
      <w:r w:rsidR="003A67A9">
        <w:t>, as</w:t>
      </w:r>
      <w:r w:rsidR="009A71F9">
        <w:t xml:space="preserve"> an acceptable</w:t>
      </w:r>
      <w:r w:rsidR="003A67A9">
        <w:t xml:space="preserve"> </w:t>
      </w:r>
      <w:r w:rsidR="0027679C">
        <w:t>I</w:t>
      </w:r>
      <w:r w:rsidR="003A67A9">
        <w:t>nter</w:t>
      </w:r>
      <w:r w:rsidR="009A71F9">
        <w:t>-</w:t>
      </w:r>
      <w:r w:rsidR="0027679C">
        <w:t>R</w:t>
      </w:r>
      <w:r w:rsidR="004F07F6">
        <w:t xml:space="preserve">ater </w:t>
      </w:r>
      <w:r w:rsidR="0027679C">
        <w:t>R</w:t>
      </w:r>
      <w:r w:rsidR="00963B35">
        <w:t xml:space="preserve">eliability (IRR) </w:t>
      </w:r>
      <w:r w:rsidR="003A67A9">
        <w:t>had</w:t>
      </w:r>
      <w:r w:rsidR="009A71F9">
        <w:t xml:space="preserve"> already been established on the SSA </w:t>
      </w:r>
      <w:r w:rsidR="00DD4B2D">
        <w:t xml:space="preserve">use case. </w:t>
      </w:r>
      <w:r w:rsidR="0027679C">
        <w:t>W</w:t>
      </w:r>
      <w:r w:rsidR="00985EC2">
        <w:t xml:space="preserve">e </w:t>
      </w:r>
      <w:r w:rsidR="00C37CF5">
        <w:t xml:space="preserve">did </w:t>
      </w:r>
      <w:r w:rsidR="00985EC2">
        <w:t>establish an IR</w:t>
      </w:r>
      <w:r w:rsidR="00AA6F6E">
        <w:t xml:space="preserve">R </w:t>
      </w:r>
      <w:r w:rsidR="00692B6A">
        <w:t xml:space="preserve">on this set by </w:t>
      </w:r>
      <w:r w:rsidR="003D45DB">
        <w:t xml:space="preserve">having the </w:t>
      </w:r>
      <w:r w:rsidR="003772AA">
        <w:t xml:space="preserve">annotators </w:t>
      </w:r>
      <w:r w:rsidR="00B75B27">
        <w:t>doubly annotate the test set</w:t>
      </w:r>
      <w:r w:rsidR="00C37CF5">
        <w:t xml:space="preserve">. </w:t>
      </w:r>
      <w:r w:rsidR="00ED6651">
        <w:t xml:space="preserve">See </w:t>
      </w:r>
      <w:r w:rsidR="00927EF4">
        <w:t>T</w:t>
      </w:r>
      <w:r w:rsidR="00ED6651">
        <w:t xml:space="preserve">able </w:t>
      </w:r>
      <w:r w:rsidR="006729A2">
        <w:t>3</w:t>
      </w:r>
      <w:r w:rsidR="006D11B8">
        <w:t>b</w:t>
      </w:r>
      <w:r w:rsidR="005203FE">
        <w:t xml:space="preserve"> for the </w:t>
      </w:r>
      <w:r w:rsidR="007D6E7E">
        <w:t>IRR</w:t>
      </w:r>
      <w:r w:rsidR="005203FE">
        <w:t xml:space="preserve"> </w:t>
      </w:r>
      <w:r w:rsidR="009F228B">
        <w:t xml:space="preserve">results </w:t>
      </w:r>
      <w:r w:rsidR="00205F7D">
        <w:t xml:space="preserve">for the </w:t>
      </w:r>
      <w:r w:rsidR="00491134">
        <w:t>ComCog</w:t>
      </w:r>
      <w:r w:rsidR="00205F7D">
        <w:t xml:space="preserve"> sample</w:t>
      </w:r>
      <w:r w:rsidR="00295281">
        <w:t>,</w:t>
      </w:r>
      <w:r w:rsidR="00205F7D">
        <w:t xml:space="preserve"> and </w:t>
      </w:r>
      <w:r w:rsidR="00295281">
        <w:t>T</w:t>
      </w:r>
      <w:r w:rsidR="00205F7D">
        <w:t xml:space="preserve">able </w:t>
      </w:r>
      <w:r w:rsidR="000E2BD5">
        <w:t>4</w:t>
      </w:r>
      <w:r w:rsidR="006D11B8">
        <w:t>b</w:t>
      </w:r>
      <w:r w:rsidR="00205F7D">
        <w:t xml:space="preserve"> for the </w:t>
      </w:r>
      <w:r w:rsidR="007D6E7E">
        <w:t>IRR</w:t>
      </w:r>
      <w:r w:rsidR="00205F7D">
        <w:t xml:space="preserve"> </w:t>
      </w:r>
      <w:r w:rsidR="00635643">
        <w:t>r</w:t>
      </w:r>
      <w:r w:rsidR="00205F7D">
        <w:t xml:space="preserve">esults for the </w:t>
      </w:r>
      <w:r w:rsidR="0091361C">
        <w:t>IPIR set.</w:t>
      </w:r>
      <w:r w:rsidR="009807A8">
        <w:t xml:space="preserve"> </w:t>
      </w:r>
    </w:p>
    <w:p w14:paraId="7E65A816" w14:textId="08F81317" w:rsidR="005E4B8C" w:rsidRDefault="005E4B8C" w:rsidP="00ED3068">
      <w:pPr>
        <w:pStyle w:val="Heading1"/>
      </w:pPr>
      <w:r>
        <w:t>Methods</w:t>
      </w:r>
    </w:p>
    <w:p w14:paraId="10838D11" w14:textId="01D09BBF" w:rsidR="00CB767C" w:rsidRDefault="0015690E" w:rsidP="00E35A0E">
      <w:r>
        <w:t xml:space="preserve">The work that is described </w:t>
      </w:r>
      <w:r w:rsidR="007477EB">
        <w:t>in</w:t>
      </w:r>
      <w:r>
        <w:t xml:space="preserve"> this paper represents</w:t>
      </w:r>
      <w:r w:rsidR="00F979A1">
        <w:t xml:space="preserve"> the task of</w:t>
      </w:r>
      <w:r w:rsidR="00A71AB8">
        <w:t xml:space="preserve"> </w:t>
      </w:r>
      <w:r w:rsidR="00F979A1">
        <w:t xml:space="preserve">further </w:t>
      </w:r>
      <w:r w:rsidR="00A71AB8">
        <w:t>classifying</w:t>
      </w:r>
      <w:r w:rsidR="00D54C15">
        <w:t xml:space="preserve"> sentences that previously had been </w:t>
      </w:r>
      <w:r w:rsidR="00B406E0">
        <w:t>i</w:t>
      </w:r>
      <w:r w:rsidR="003740B7">
        <w:t xml:space="preserve">dentified </w:t>
      </w:r>
      <w:r w:rsidR="00C53FE6">
        <w:t>with</w:t>
      </w:r>
      <w:r w:rsidR="00B406E0">
        <w:t xml:space="preserve"> </w:t>
      </w:r>
      <w:r w:rsidR="007A050C" w:rsidRPr="00AB0543">
        <w:rPr>
          <w:i/>
        </w:rPr>
        <w:t>mental-functioning</w:t>
      </w:r>
      <w:r w:rsidR="00B406E0">
        <w:t xml:space="preserve"> </w:t>
      </w:r>
      <w:r w:rsidR="00C53FE6">
        <w:t xml:space="preserve">content </w:t>
      </w:r>
      <w:r w:rsidR="44DC34C1">
        <w:t xml:space="preserve">from </w:t>
      </w:r>
      <w:r w:rsidR="00491134" w:rsidRPr="00B37615">
        <w:t>ComCog</w:t>
      </w:r>
      <w:r w:rsidR="00FD00F3" w:rsidRPr="00B37615">
        <w:t xml:space="preserve"> and IPIR</w:t>
      </w:r>
      <w:r w:rsidR="00FD00F3">
        <w:t xml:space="preserve"> </w:t>
      </w:r>
      <w:r w:rsidR="009A341C">
        <w:t>categories</w:t>
      </w:r>
      <w:r w:rsidR="00473D6A">
        <w:t xml:space="preserve"> </w:t>
      </w:r>
      <w:r w:rsidR="006C665D">
        <w:t xml:space="preserve">via </w:t>
      </w:r>
      <w:r w:rsidR="00473D6A">
        <w:t>leveraging</w:t>
      </w:r>
      <w:r w:rsidR="0001309F">
        <w:t xml:space="preserve"> </w:t>
      </w:r>
      <w:r w:rsidR="00DB6626">
        <w:t>terminology derived from the EMFO.</w:t>
      </w:r>
      <w:r w:rsidR="00F519FD">
        <w:t xml:space="preserve"> </w:t>
      </w:r>
      <w:r w:rsidR="001C0F14">
        <w:t xml:space="preserve">This </w:t>
      </w:r>
      <w:r w:rsidR="005B2380">
        <w:t xml:space="preserve">work </w:t>
      </w:r>
      <w:r w:rsidR="00577AA8">
        <w:t>relies on</w:t>
      </w:r>
      <w:r w:rsidR="0011759D">
        <w:t xml:space="preserve"> prior annotations done </w:t>
      </w:r>
      <w:r w:rsidR="00925183">
        <w:t>in an upstream process that used</w:t>
      </w:r>
      <w:r w:rsidR="00B75F29">
        <w:t xml:space="preserve"> </w:t>
      </w:r>
      <w:r w:rsidR="00D003E3">
        <w:t>a modified</w:t>
      </w:r>
      <w:r w:rsidR="00B75F29">
        <w:t xml:space="preserve"> </w:t>
      </w:r>
      <w:r w:rsidR="00B75F29" w:rsidRPr="00B75F29">
        <w:t>spaCy tokenizer/sentence splitter</w:t>
      </w:r>
      <w:r w:rsidR="007A1C32">
        <w:fldChar w:fldCharType="begin"/>
      </w:r>
      <w:r w:rsidR="0073238B">
        <w:instrText xml:space="preserve"> ADDIN EN.CITE &lt;EndNote&gt;&lt;Cite&gt;&lt;Author&gt;Vasiliev&lt;/Author&gt;&lt;Year&gt;2020&lt;/Year&gt;&lt;RecNum&gt;58&lt;/RecNum&gt;&lt;DisplayText&gt;[23]&lt;/DisplayText&gt;&lt;record&gt;&lt;rec-number&gt;58&lt;/rec-number&gt;&lt;foreign-keys&gt;&lt;key app="EN" db-id="vwp509ve492vziesrwtprwp05pvs0ftssa5d" timestamp="1746199072"&gt;58&lt;/key&gt;&lt;/foreign-keys&gt;&lt;ref-type name="Book"&gt;6&lt;/ref-type&gt;&lt;contributors&gt;&lt;authors&gt;&lt;author&gt;Vasiliev, Yuli&lt;/author&gt;&lt;/authors&gt;&lt;/contributors&gt;&lt;titles&gt;&lt;title&gt;Natural language processing with Python and spaCy: A practical introduction&lt;/title&gt;&lt;/titles&gt;&lt;dates&gt;&lt;year&gt;2020&lt;/year&gt;&lt;/dates&gt;&lt;publisher&gt;No Starch Press&lt;/publisher&gt;&lt;isbn&gt;171850053X&lt;/isbn&gt;&lt;urls&gt;&lt;/urls&gt;&lt;/record&gt;&lt;/Cite&gt;&lt;/EndNote&gt;</w:instrText>
      </w:r>
      <w:r w:rsidR="007A1C32">
        <w:fldChar w:fldCharType="separate"/>
      </w:r>
      <w:r w:rsidR="0073238B">
        <w:rPr>
          <w:noProof/>
        </w:rPr>
        <w:t>[23]</w:t>
      </w:r>
      <w:r w:rsidR="007A1C32">
        <w:fldChar w:fldCharType="end"/>
      </w:r>
      <w:r w:rsidR="00516331">
        <w:t xml:space="preserve"> and </w:t>
      </w:r>
      <w:r w:rsidR="00FE0A53">
        <w:t>relied</w:t>
      </w:r>
      <w:r w:rsidR="002F7D4C">
        <w:t xml:space="preserve"> on </w:t>
      </w:r>
      <w:r w:rsidR="00C921CC">
        <w:t>manual</w:t>
      </w:r>
      <w:r w:rsidR="00837E4D">
        <w:t xml:space="preserve"> </w:t>
      </w:r>
      <w:r w:rsidR="007A050C" w:rsidRPr="00313686">
        <w:rPr>
          <w:i/>
          <w:iCs/>
        </w:rPr>
        <w:t>mental-functioning</w:t>
      </w:r>
      <w:r w:rsidR="00C921CC">
        <w:t xml:space="preserve"> annotations</w:t>
      </w:r>
      <w:r w:rsidR="00554395">
        <w:t xml:space="preserve"> </w:t>
      </w:r>
      <w:r w:rsidR="00696800">
        <w:t>on those sentences</w:t>
      </w:r>
      <w:r w:rsidR="00F91DB5">
        <w:t>.</w:t>
      </w:r>
      <w:r w:rsidR="009807A8">
        <w:t xml:space="preserve"> </w:t>
      </w:r>
      <w:r w:rsidR="00CB767C">
        <w:t>The sections that follow are descriptions and specifics of the downstream annotators that identif</w:t>
      </w:r>
      <w:r w:rsidR="00830E8F">
        <w:t>ied</w:t>
      </w:r>
      <w:r w:rsidR="00CB767C">
        <w:t xml:space="preserve"> and create</w:t>
      </w:r>
      <w:r w:rsidR="00830E8F">
        <w:t>d</w:t>
      </w:r>
      <w:r w:rsidR="00CB767C">
        <w:t xml:space="preserve"> the </w:t>
      </w:r>
      <w:r w:rsidR="007A050C">
        <w:rPr>
          <w:i/>
          <w:iCs/>
        </w:rPr>
        <w:t>mental-functioning</w:t>
      </w:r>
      <w:r w:rsidR="00CB767C">
        <w:t xml:space="preserve"> annotations. </w:t>
      </w:r>
    </w:p>
    <w:p w14:paraId="54F32FF4" w14:textId="77777777" w:rsidR="00CB767C" w:rsidRDefault="00CB767C" w:rsidP="00ED3068">
      <w:pPr>
        <w:jc w:val="left"/>
      </w:pPr>
    </w:p>
    <w:p w14:paraId="4F3A60E3" w14:textId="61DD808E" w:rsidR="00164651" w:rsidRDefault="007A050C" w:rsidP="00ED3068">
      <w:pPr>
        <w:pStyle w:val="Heading3"/>
      </w:pPr>
      <w:r>
        <w:t>Mental-functioning</w:t>
      </w:r>
      <w:r w:rsidR="00164651">
        <w:t xml:space="preserve"> NER Pipeline and Annotator</w:t>
      </w:r>
    </w:p>
    <w:p w14:paraId="78386F45" w14:textId="1709AC45" w:rsidR="000C7008" w:rsidRDefault="00164651" w:rsidP="00E35A0E">
      <w:r>
        <w:t xml:space="preserve">The </w:t>
      </w:r>
      <w:r w:rsidR="007A050C">
        <w:rPr>
          <w:i/>
          <w:iCs/>
        </w:rPr>
        <w:t>mental-functioning</w:t>
      </w:r>
      <w:r>
        <w:t xml:space="preserve"> NER pipeline</w:t>
      </w:r>
      <w:r w:rsidR="00FA1216">
        <w:t xml:space="preserve"> (see </w:t>
      </w:r>
      <w:r w:rsidR="004D3411">
        <w:t>F</w:t>
      </w:r>
      <w:r w:rsidR="00FA1216">
        <w:t>igure 1)</w:t>
      </w:r>
      <w:r>
        <w:t xml:space="preserve"> includes </w:t>
      </w:r>
      <w:r w:rsidR="00372A6A">
        <w:t>software-annotator</w:t>
      </w:r>
      <w:r>
        <w:t xml:space="preserve">s that create </w:t>
      </w:r>
      <w:r w:rsidR="00402A55">
        <w:t xml:space="preserve">evidence of </w:t>
      </w:r>
      <w:r w:rsidR="00EC6576">
        <w:t>b</w:t>
      </w:r>
      <w:r>
        <w:t>ehavior</w:t>
      </w:r>
      <w:r w:rsidR="00402A55">
        <w:t>,</w:t>
      </w:r>
      <w:r>
        <w:t xml:space="preserve"> </w:t>
      </w:r>
      <w:r w:rsidR="00EC6576">
        <w:t>e</w:t>
      </w:r>
      <w:r>
        <w:t xml:space="preserve">motion and </w:t>
      </w:r>
      <w:r w:rsidR="00EC6576">
        <w:t>s</w:t>
      </w:r>
      <w:r>
        <w:t xml:space="preserve">upport </w:t>
      </w:r>
      <w:r w:rsidR="00C91D70">
        <w:t xml:space="preserve">(financial, social, institutional) </w:t>
      </w:r>
      <w:r>
        <w:t xml:space="preserve">from the terms </w:t>
      </w:r>
      <w:r w:rsidR="50F4DEFF">
        <w:t>in</w:t>
      </w:r>
      <w:r w:rsidR="009807A8">
        <w:t xml:space="preserve"> </w:t>
      </w:r>
      <w:r>
        <w:t>these semantic categories</w:t>
      </w:r>
      <w:r w:rsidR="0074014A">
        <w:t>.</w:t>
      </w:r>
      <w:r w:rsidR="009807A8">
        <w:t xml:space="preserve"> </w:t>
      </w:r>
      <w:r w:rsidR="0074014A">
        <w:t>This is followed in the pipeline by a software-</w:t>
      </w:r>
      <w:r>
        <w:t xml:space="preserve">annotator that creates </w:t>
      </w:r>
      <w:r w:rsidR="00782734">
        <w:rPr>
          <w:i/>
          <w:iCs/>
        </w:rPr>
        <w:t>m</w:t>
      </w:r>
      <w:r w:rsidRPr="00782734">
        <w:rPr>
          <w:i/>
          <w:iCs/>
        </w:rPr>
        <w:t>ental</w:t>
      </w:r>
      <w:r w:rsidR="00E107A8" w:rsidRPr="00782734">
        <w:rPr>
          <w:i/>
          <w:iCs/>
        </w:rPr>
        <w:t>-</w:t>
      </w:r>
      <w:r w:rsidR="00782734">
        <w:rPr>
          <w:i/>
          <w:iCs/>
        </w:rPr>
        <w:t>f</w:t>
      </w:r>
      <w:r w:rsidRPr="00782734">
        <w:rPr>
          <w:i/>
          <w:iCs/>
        </w:rPr>
        <w:t>unctioning</w:t>
      </w:r>
      <w:r>
        <w:t xml:space="preserve"> </w:t>
      </w:r>
      <w:r w:rsidR="00782734">
        <w:t>e</w:t>
      </w:r>
      <w:r>
        <w:t xml:space="preserve">vidence and </w:t>
      </w:r>
      <w:r w:rsidR="00782734">
        <w:rPr>
          <w:i/>
          <w:iCs/>
        </w:rPr>
        <w:t>m</w:t>
      </w:r>
      <w:r w:rsidRPr="00A17739">
        <w:rPr>
          <w:i/>
          <w:iCs/>
        </w:rPr>
        <w:t>ental</w:t>
      </w:r>
      <w:r w:rsidR="00E107A8" w:rsidRPr="00A17739">
        <w:rPr>
          <w:i/>
          <w:iCs/>
        </w:rPr>
        <w:t>-</w:t>
      </w:r>
      <w:r w:rsidR="00782734">
        <w:rPr>
          <w:i/>
          <w:iCs/>
        </w:rPr>
        <w:t>f</w:t>
      </w:r>
      <w:r w:rsidRPr="00A17739">
        <w:rPr>
          <w:i/>
          <w:iCs/>
        </w:rPr>
        <w:t>unctioning</w:t>
      </w:r>
      <w:r>
        <w:t xml:space="preserve"> </w:t>
      </w:r>
      <w:r w:rsidR="00782734">
        <w:t>m</w:t>
      </w:r>
      <w:r>
        <w:t xml:space="preserve">ention </w:t>
      </w:r>
      <w:r w:rsidR="00846C86">
        <w:t>mark-ups</w:t>
      </w:r>
      <w:r>
        <w:t>.</w:t>
      </w:r>
      <w:r w:rsidR="009807A8">
        <w:t xml:space="preserve"> </w:t>
      </w:r>
      <w:r>
        <w:t xml:space="preserve">The </w:t>
      </w:r>
      <w:r w:rsidRPr="00117DB5">
        <w:t>Mental</w:t>
      </w:r>
      <w:r w:rsidR="00217252" w:rsidRPr="00117DB5">
        <w:t>-</w:t>
      </w:r>
      <w:r w:rsidRPr="00117DB5">
        <w:t>Functioning</w:t>
      </w:r>
      <w:r>
        <w:t xml:space="preserve"> Ontology Annotator identifies and creates </w:t>
      </w:r>
      <w:r w:rsidR="002819FA">
        <w:rPr>
          <w:i/>
          <w:iCs/>
        </w:rPr>
        <w:t>m</w:t>
      </w:r>
      <w:r w:rsidR="007A050C">
        <w:rPr>
          <w:i/>
          <w:iCs/>
        </w:rPr>
        <w:t>ental-functioning</w:t>
      </w:r>
      <w:r>
        <w:t xml:space="preserve"> </w:t>
      </w:r>
      <w:r w:rsidR="002819FA">
        <w:t>e</w:t>
      </w:r>
      <w:r>
        <w:t xml:space="preserve">vidence </w:t>
      </w:r>
      <w:r w:rsidR="002819FA">
        <w:t>m</w:t>
      </w:r>
      <w:r>
        <w:t>ark</w:t>
      </w:r>
      <w:r w:rsidR="002819FA">
        <w:t>-</w:t>
      </w:r>
      <w:r>
        <w:t xml:space="preserve">ups from terms that have semantic categories that generalize up to </w:t>
      </w:r>
      <w:r w:rsidR="00BA382A">
        <w:rPr>
          <w:i/>
          <w:iCs/>
        </w:rPr>
        <w:t>m</w:t>
      </w:r>
      <w:r w:rsidR="007A050C">
        <w:rPr>
          <w:i/>
          <w:iCs/>
        </w:rPr>
        <w:t>ental-functioning</w:t>
      </w:r>
      <w:r>
        <w:t xml:space="preserve"> within the </w:t>
      </w:r>
      <w:r w:rsidR="00E7683D">
        <w:t>E</w:t>
      </w:r>
      <w:r>
        <w:t>MFO.</w:t>
      </w:r>
      <w:r w:rsidR="009807A8">
        <w:t xml:space="preserve"> </w:t>
      </w:r>
    </w:p>
    <w:p w14:paraId="399F1038" w14:textId="77777777" w:rsidR="00FD2036" w:rsidRDefault="00FD2036" w:rsidP="00E35A0E"/>
    <w:p w14:paraId="3EC884A6" w14:textId="69C811DD" w:rsidR="00616AE6" w:rsidRDefault="00015140" w:rsidP="00E35A0E">
      <w:r>
        <w:t xml:space="preserve">The </w:t>
      </w:r>
      <w:r w:rsidR="00397258">
        <w:t xml:space="preserve">basic </w:t>
      </w:r>
      <w:r w:rsidR="00425D70">
        <w:t xml:space="preserve">algorithm within the </w:t>
      </w:r>
      <w:r w:rsidR="002004B9">
        <w:t>annotator</w:t>
      </w:r>
      <w:r w:rsidR="00E863D2">
        <w:t xml:space="preserve"> is over-generative</w:t>
      </w:r>
      <w:r w:rsidR="5F866FC9">
        <w:t xml:space="preserve">, </w:t>
      </w:r>
      <w:r w:rsidR="00313686">
        <w:t>and filters</w:t>
      </w:r>
      <w:r w:rsidR="00E863D2">
        <w:t xml:space="preserve"> are applied to weed out spurious mentions.</w:t>
      </w:r>
      <w:r w:rsidR="009807A8">
        <w:t xml:space="preserve"> </w:t>
      </w:r>
      <w:r w:rsidR="00616AE6">
        <w:t>There are ad-hoc filter</w:t>
      </w:r>
      <w:r w:rsidR="001A68C7">
        <w:t xml:space="preserve"> annotators</w:t>
      </w:r>
      <w:r w:rsidR="002E36C2">
        <w:t xml:space="preserve"> in the pipeline</w:t>
      </w:r>
      <w:r w:rsidR="00371B51">
        <w:t xml:space="preserve"> to filter out</w:t>
      </w:r>
      <w:r w:rsidR="001A68C7">
        <w:t xml:space="preserve"> </w:t>
      </w:r>
      <w:r w:rsidR="599C61BD">
        <w:t>d</w:t>
      </w:r>
      <w:r w:rsidR="00616AE6">
        <w:t xml:space="preserve">ocuments that include forms, where </w:t>
      </w:r>
      <w:r w:rsidR="00313686">
        <w:t>a templated</w:t>
      </w:r>
      <w:r w:rsidR="00616AE6">
        <w:t xml:space="preserve"> text contains what look</w:t>
      </w:r>
      <w:r w:rsidR="00003B74">
        <w:t>s</w:t>
      </w:r>
      <w:r w:rsidR="00616AE6">
        <w:t xml:space="preserve"> like </w:t>
      </w:r>
      <w:r w:rsidR="007A050C">
        <w:rPr>
          <w:i/>
          <w:iCs/>
        </w:rPr>
        <w:t>mental-functioning</w:t>
      </w:r>
      <w:r w:rsidR="00616AE6">
        <w:t xml:space="preserve"> mentions, but are not, </w:t>
      </w:r>
      <w:r w:rsidR="4FC6AA7F">
        <w:t>since</w:t>
      </w:r>
      <w:r w:rsidR="00616AE6">
        <w:t xml:space="preserve"> the mentions are within templated text instructions </w:t>
      </w:r>
      <w:r w:rsidR="00C03BB6">
        <w:t xml:space="preserve">to providers </w:t>
      </w:r>
      <w:r w:rsidR="00616AE6">
        <w:t>on how to fill out the form.</w:t>
      </w:r>
      <w:r w:rsidR="009807A8">
        <w:t xml:space="preserve"> </w:t>
      </w:r>
      <w:r w:rsidR="00616AE6">
        <w:t>Similarly, mentions that can be attributed to the author of the document, not the client or patient</w:t>
      </w:r>
      <w:r w:rsidR="70F10D70">
        <w:t>,</w:t>
      </w:r>
      <w:r w:rsidR="00616AE6">
        <w:t xml:space="preserve"> are filtered out. These mentions have evidence that includes the use of pronouns </w:t>
      </w:r>
      <w:r w:rsidR="00E14E2E">
        <w:t xml:space="preserve">such as </w:t>
      </w:r>
      <w:r w:rsidR="00616AE6" w:rsidRPr="00FC3A0D">
        <w:rPr>
          <w:i/>
        </w:rPr>
        <w:t>we</w:t>
      </w:r>
      <w:r w:rsidR="00616AE6">
        <w:t xml:space="preserve"> and </w:t>
      </w:r>
      <w:r w:rsidR="00616AE6" w:rsidRPr="000278CD">
        <w:rPr>
          <w:i/>
        </w:rPr>
        <w:t>our</w:t>
      </w:r>
      <w:r w:rsidR="00616AE6">
        <w:t xml:space="preserve"> along with use of pronouns </w:t>
      </w:r>
      <w:r w:rsidR="00E14E2E">
        <w:t xml:space="preserve">such as </w:t>
      </w:r>
      <w:r w:rsidR="00616AE6" w:rsidRPr="00FC3A0D">
        <w:rPr>
          <w:i/>
        </w:rPr>
        <w:t>you</w:t>
      </w:r>
      <w:r w:rsidR="00616AE6">
        <w:t xml:space="preserve">, </w:t>
      </w:r>
      <w:r w:rsidR="00616AE6" w:rsidRPr="00FC3A0D">
        <w:rPr>
          <w:i/>
        </w:rPr>
        <w:t>your</w:t>
      </w:r>
      <w:r w:rsidR="00616AE6">
        <w:t xml:space="preserve">, </w:t>
      </w:r>
      <w:r w:rsidR="00616AE6" w:rsidRPr="00FC3A0D">
        <w:rPr>
          <w:i/>
        </w:rPr>
        <w:t>his</w:t>
      </w:r>
      <w:r w:rsidR="00616AE6">
        <w:t xml:space="preserve">, </w:t>
      </w:r>
      <w:r w:rsidR="00616AE6" w:rsidRPr="00FC3A0D">
        <w:rPr>
          <w:i/>
        </w:rPr>
        <w:t>her</w:t>
      </w:r>
      <w:r w:rsidR="00616AE6">
        <w:t xml:space="preserve">, </w:t>
      </w:r>
      <w:r w:rsidR="00616AE6" w:rsidRPr="00FC3A0D">
        <w:rPr>
          <w:i/>
        </w:rPr>
        <w:t>she</w:t>
      </w:r>
      <w:r w:rsidR="00616AE6">
        <w:t xml:space="preserve">, and </w:t>
      </w:r>
      <w:r w:rsidR="00616AE6" w:rsidRPr="00FC3A0D">
        <w:rPr>
          <w:i/>
        </w:rPr>
        <w:t>him</w:t>
      </w:r>
      <w:r w:rsidR="00616AE6">
        <w:t>.</w:t>
      </w:r>
      <w:r w:rsidR="009807A8">
        <w:t xml:space="preserve"> </w:t>
      </w:r>
      <w:r w:rsidR="3F326EA5">
        <w:t>These</w:t>
      </w:r>
      <w:r w:rsidR="009807A8">
        <w:t xml:space="preserve"> </w:t>
      </w:r>
      <w:r w:rsidR="00616AE6">
        <w:t xml:space="preserve">mentions are also tagged with </w:t>
      </w:r>
      <w:r w:rsidR="00877457" w:rsidRPr="00877457">
        <w:rPr>
          <w:i/>
        </w:rPr>
        <w:t>p</w:t>
      </w:r>
      <w:r w:rsidR="00616AE6" w:rsidRPr="00877457">
        <w:rPr>
          <w:i/>
        </w:rPr>
        <w:t>rovider</w:t>
      </w:r>
      <w:r w:rsidR="00616AE6">
        <w:t xml:space="preserve"> attribution as a feature at the term and sentence level.</w:t>
      </w:r>
    </w:p>
    <w:p w14:paraId="2CBD4FF8" w14:textId="77777777" w:rsidR="00FD2036" w:rsidRDefault="00FD2036" w:rsidP="00E35A0E"/>
    <w:p w14:paraId="239533AA" w14:textId="204F5640" w:rsidR="00817E4E" w:rsidRDefault="00EF7AD9" w:rsidP="00E35A0E">
      <w:r>
        <w:t xml:space="preserve">The Mental-Functioning Ontology </w:t>
      </w:r>
      <w:r w:rsidR="00372A6A">
        <w:t>software-annotator</w:t>
      </w:r>
      <w:r>
        <w:t xml:space="preserve"> </w:t>
      </w:r>
      <w:r w:rsidR="001565B9">
        <w:t>creates</w:t>
      </w:r>
      <w:r w:rsidR="00615A17">
        <w:t xml:space="preserve"> </w:t>
      </w:r>
      <w:r w:rsidR="00491134" w:rsidRPr="006302AD">
        <w:rPr>
          <w:i/>
          <w:iCs/>
        </w:rPr>
        <w:t>ComCog</w:t>
      </w:r>
      <w:r w:rsidR="00615A17" w:rsidRPr="006302AD">
        <w:rPr>
          <w:i/>
          <w:iCs/>
        </w:rPr>
        <w:t>_yes</w:t>
      </w:r>
      <w:r w:rsidR="00615A17">
        <w:t xml:space="preserve"> and </w:t>
      </w:r>
      <w:r w:rsidR="00615A17" w:rsidRPr="00416697">
        <w:rPr>
          <w:i/>
        </w:rPr>
        <w:t>IPIR_yes</w:t>
      </w:r>
      <w:r w:rsidR="00615A17">
        <w:t xml:space="preserve"> </w:t>
      </w:r>
      <w:r w:rsidR="00846C86">
        <w:t>mark-ups</w:t>
      </w:r>
      <w:r w:rsidR="00305A18">
        <w:t xml:space="preserve"> for sentences that contain </w:t>
      </w:r>
      <w:r w:rsidR="001565B9">
        <w:t>such content</w:t>
      </w:r>
      <w:r w:rsidR="00F1356C">
        <w:t xml:space="preserve"> for sentences that have not otherwise been filtered out. </w:t>
      </w:r>
      <w:r w:rsidR="00FE551E">
        <w:t xml:space="preserve">This NER can take input </w:t>
      </w:r>
      <w:r w:rsidR="40FD0C9C">
        <w:t>from</w:t>
      </w:r>
      <w:r w:rsidR="009807A8">
        <w:t xml:space="preserve"> </w:t>
      </w:r>
      <w:r w:rsidR="00F24F4C">
        <w:t xml:space="preserve">previously machine-annotated </w:t>
      </w:r>
      <w:r w:rsidR="00FE551E">
        <w:t>d</w:t>
      </w:r>
      <w:r w:rsidR="000D2E8F">
        <w:t xml:space="preserve">ocuments </w:t>
      </w:r>
      <w:r w:rsidR="00586705">
        <w:t xml:space="preserve">with </w:t>
      </w:r>
      <w:r w:rsidR="00491134" w:rsidRPr="006302AD">
        <w:rPr>
          <w:i/>
          <w:iCs/>
        </w:rPr>
        <w:t>ComCog</w:t>
      </w:r>
      <w:r w:rsidR="00586705" w:rsidRPr="006302AD">
        <w:rPr>
          <w:i/>
          <w:iCs/>
        </w:rPr>
        <w:t>_yes</w:t>
      </w:r>
      <w:r w:rsidR="00586705">
        <w:t xml:space="preserve">, and </w:t>
      </w:r>
      <w:r w:rsidR="00586705" w:rsidRPr="00416697">
        <w:rPr>
          <w:i/>
        </w:rPr>
        <w:t>IPIR_yes</w:t>
      </w:r>
      <w:r w:rsidR="009807A8">
        <w:t xml:space="preserve"> </w:t>
      </w:r>
      <w:r w:rsidR="004E2B13">
        <w:t xml:space="preserve">that were either manually annotated from machine segmented </w:t>
      </w:r>
      <w:r w:rsidR="00000D92">
        <w:t>sentences or f</w:t>
      </w:r>
      <w:r w:rsidR="007131BD">
        <w:t xml:space="preserve">rom the </w:t>
      </w:r>
      <w:r w:rsidR="0051167A" w:rsidRPr="0051167A">
        <w:t>Bidirectional Encoder Representations from Transformer</w:t>
      </w:r>
      <w:ins w:id="76" w:author="Sacco, Maryanne (NIH/CC/RMD) [C]" w:date="2025-07-17T16:11:00Z" w16du:dateUtc="2025-07-17T20:11:00Z">
        <w:r w:rsidR="002F764B">
          <w:t xml:space="preserve"> (BERT) </w:t>
        </w:r>
      </w:ins>
      <w:r w:rsidR="00BC6B84">
        <w:fldChar w:fldCharType="begin"/>
      </w:r>
      <w:r w:rsidR="0073238B">
        <w:instrText xml:space="preserve"> ADDIN EN.CITE &lt;EndNote&gt;&lt;Cite&gt;&lt;Author&gt;Koroteev&lt;/Author&gt;&lt;Year&gt;2021&lt;/Year&gt;&lt;RecNum&gt;54&lt;/RecNum&gt;&lt;DisplayText&gt;[24]&lt;/DisplayText&gt;&lt;record&gt;&lt;rec-number&gt;54&lt;/rec-number&gt;&lt;foreign-keys&gt;&lt;key app="EN" db-id="vwp509ve492vziesrwtprwp05pvs0ftssa5d" timestamp="1746197843"&gt;54&lt;/key&gt;&lt;/foreign-keys&gt;&lt;ref-type name="Journal Article"&gt;17&lt;/ref-type&gt;&lt;contributors&gt;&lt;authors&gt;&lt;author&gt;Koroteev, Mikhail V&lt;/author&gt;&lt;/authors&gt;&lt;/contributors&gt;&lt;titles&gt;&lt;title&gt;BERT: a review of applications in natural language processing and understanding&lt;/title&gt;&lt;secondary-title&gt;arXiv preprint arXiv:2103.11943&lt;/secondary-title&gt;&lt;/titles&gt;&lt;periodical&gt;&lt;full-title&gt;arXiv preprint arXiv:2103.11943&lt;/full-title&gt;&lt;/periodical&gt;&lt;dates&gt;&lt;year&gt;2021&lt;/year&gt;&lt;/dates&gt;&lt;urls&gt;&lt;/urls&gt;&lt;/record&gt;&lt;/Cite&gt;&lt;/EndNote&gt;</w:instrText>
      </w:r>
      <w:r w:rsidR="00BC6B84">
        <w:fldChar w:fldCharType="separate"/>
      </w:r>
      <w:r w:rsidR="0073238B">
        <w:rPr>
          <w:noProof/>
        </w:rPr>
        <w:t>[24]</w:t>
      </w:r>
      <w:r w:rsidR="00BC6B84">
        <w:fldChar w:fldCharType="end"/>
      </w:r>
      <w:r w:rsidR="00F70FD9">
        <w:t xml:space="preserve"> </w:t>
      </w:r>
      <w:del w:id="77" w:author="Sacco, Maryanne (NIH/CC/RMD) [C]" w:date="2025-07-17T16:11:00Z" w16du:dateUtc="2025-07-17T20:11:00Z">
        <w:r w:rsidR="0051167A">
          <w:delText>(</w:delText>
        </w:r>
        <w:r w:rsidR="007131BD">
          <w:delText>BERT</w:delText>
        </w:r>
        <w:r w:rsidR="0051167A">
          <w:delText>)</w:delText>
        </w:r>
        <w:r w:rsidR="00E73D8C">
          <w:delText xml:space="preserve"> </w:delText>
        </w:r>
      </w:del>
      <w:r w:rsidR="00EC70CA">
        <w:t xml:space="preserve">based models trained </w:t>
      </w:r>
      <w:r w:rsidR="009E0257">
        <w:t>on</w:t>
      </w:r>
      <w:r w:rsidR="00041C0A">
        <w:t xml:space="preserve"> the</w:t>
      </w:r>
      <w:r w:rsidR="00586705">
        <w:t xml:space="preserve"> </w:t>
      </w:r>
      <w:r w:rsidR="009E0257">
        <w:t>manual annotations</w:t>
      </w:r>
      <w:r w:rsidR="00BE2D7B">
        <w:t>.</w:t>
      </w:r>
      <w:r w:rsidR="00817E4E">
        <w:t xml:space="preserve"> </w:t>
      </w:r>
      <w:r w:rsidR="00BE2D7B">
        <w:t>The NER can</w:t>
      </w:r>
      <w:r w:rsidR="00817E4E">
        <w:t xml:space="preserve"> utilize these </w:t>
      </w:r>
      <w:r w:rsidR="00E16FED">
        <w:t>upstream</w:t>
      </w:r>
      <w:r w:rsidR="00817E4E">
        <w:t xml:space="preserve"> broad classifications in addition to the evidence gathered </w:t>
      </w:r>
      <w:r w:rsidR="3DABD4A9">
        <w:t xml:space="preserve">to this point </w:t>
      </w:r>
      <w:r w:rsidR="00817E4E">
        <w:t xml:space="preserve">in the pipeline. </w:t>
      </w:r>
    </w:p>
    <w:p w14:paraId="5E1EDA5D" w14:textId="2CA90139" w:rsidR="004B464C" w:rsidRDefault="004B464C" w:rsidP="00ED3068">
      <w:pPr>
        <w:pStyle w:val="Heading3"/>
      </w:pPr>
      <w:r>
        <w:t xml:space="preserve">Communication </w:t>
      </w:r>
      <w:r w:rsidR="00491134">
        <w:t>&amp;</w:t>
      </w:r>
      <w:r>
        <w:t xml:space="preserve"> Cognition (</w:t>
      </w:r>
      <w:r w:rsidR="00491134">
        <w:t>ComCog</w:t>
      </w:r>
      <w:r>
        <w:t>)</w:t>
      </w:r>
      <w:r w:rsidR="005850DC">
        <w:t xml:space="preserve"> </w:t>
      </w:r>
      <w:r w:rsidR="00372A6A">
        <w:t>Software-annotator</w:t>
      </w:r>
    </w:p>
    <w:p w14:paraId="22F1DBD9" w14:textId="09FFCF49" w:rsidR="008C5F0F" w:rsidRDefault="001E467B" w:rsidP="00E35A0E">
      <w:r>
        <w:t>The</w:t>
      </w:r>
      <w:r w:rsidR="002170CE">
        <w:t xml:space="preserve"> </w:t>
      </w:r>
      <w:r w:rsidR="00491134">
        <w:t>ComCog</w:t>
      </w:r>
      <w:r w:rsidR="002170CE">
        <w:t xml:space="preserve"> </w:t>
      </w:r>
      <w:r w:rsidR="00372A6A">
        <w:t>software-annotator</w:t>
      </w:r>
      <w:r w:rsidR="002170CE">
        <w:t xml:space="preserve"> </w:t>
      </w:r>
      <w:r>
        <w:t>look</w:t>
      </w:r>
      <w:r w:rsidR="002170CE">
        <w:t>s</w:t>
      </w:r>
      <w:r>
        <w:t xml:space="preserve"> for terms that the </w:t>
      </w:r>
      <w:r w:rsidR="00D04BCE">
        <w:t>dictionary</w:t>
      </w:r>
      <w:r>
        <w:t xml:space="preserve"> has categorized with </w:t>
      </w:r>
      <w:r w:rsidR="002170CE">
        <w:t>a</w:t>
      </w:r>
      <w:r>
        <w:t xml:space="preserve"> </w:t>
      </w:r>
      <w:r w:rsidR="00491134">
        <w:t>ComCog</w:t>
      </w:r>
      <w:r>
        <w:t xml:space="preserve"> category within the span of the </w:t>
      </w:r>
      <w:r w:rsidR="00491134">
        <w:rPr>
          <w:i/>
        </w:rPr>
        <w:t>ComCog</w:t>
      </w:r>
      <w:r w:rsidRPr="001C4F2C">
        <w:rPr>
          <w:i/>
        </w:rPr>
        <w:t>_yes</w:t>
      </w:r>
      <w:r>
        <w:t xml:space="preserve"> sentence.</w:t>
      </w:r>
      <w:r w:rsidR="009807A8">
        <w:t xml:space="preserve"> </w:t>
      </w:r>
      <w:r>
        <w:t xml:space="preserve">When found, </w:t>
      </w:r>
      <w:r w:rsidR="00AB603D">
        <w:t xml:space="preserve">a </w:t>
      </w:r>
      <w:r>
        <w:t xml:space="preserve">category evidence markup is </w:t>
      </w:r>
      <w:r w:rsidR="00860E9C">
        <w:t>created,</w:t>
      </w:r>
      <w:r>
        <w:t xml:space="preserve"> and a </w:t>
      </w:r>
      <w:r w:rsidR="00AB603D">
        <w:t>category</w:t>
      </w:r>
      <w:r>
        <w:t xml:space="preserve"> markup is created for the span of the </w:t>
      </w:r>
      <w:r w:rsidR="00491134">
        <w:rPr>
          <w:i/>
        </w:rPr>
        <w:t>ComCog</w:t>
      </w:r>
      <w:r w:rsidRPr="001C4F2C">
        <w:rPr>
          <w:i/>
        </w:rPr>
        <w:t>_yes</w:t>
      </w:r>
      <w:r>
        <w:t>.</w:t>
      </w:r>
      <w:r w:rsidR="009807A8">
        <w:t xml:space="preserve"> </w:t>
      </w:r>
      <w:r w:rsidR="002042FD">
        <w:t xml:space="preserve">The </w:t>
      </w:r>
      <w:r w:rsidR="00491134">
        <w:t>ComCog</w:t>
      </w:r>
      <w:r w:rsidR="002042FD">
        <w:t xml:space="preserve"> Sub-Categorization annotator further sets 20 attributes to each </w:t>
      </w:r>
      <w:r w:rsidR="00491134" w:rsidRPr="00491134">
        <w:rPr>
          <w:i/>
          <w:iCs/>
        </w:rPr>
        <w:t>ComCog</w:t>
      </w:r>
      <w:r w:rsidR="002042FD" w:rsidRPr="00491134">
        <w:rPr>
          <w:i/>
          <w:iCs/>
        </w:rPr>
        <w:t>_yes</w:t>
      </w:r>
      <w:r w:rsidR="00E44C4B">
        <w:t xml:space="preserve"> annotation</w:t>
      </w:r>
      <w:r w:rsidR="002042FD">
        <w:t xml:space="preserve">. For each </w:t>
      </w:r>
      <w:r w:rsidR="00491134">
        <w:rPr>
          <w:i/>
          <w:iCs/>
        </w:rPr>
        <w:t>ComCog</w:t>
      </w:r>
      <w:r w:rsidR="002042FD" w:rsidRPr="005066ED">
        <w:rPr>
          <w:i/>
          <w:iCs/>
        </w:rPr>
        <w:t>_yes</w:t>
      </w:r>
      <w:r w:rsidR="002042FD">
        <w:t xml:space="preserve"> sentence span, all the </w:t>
      </w:r>
      <w:r w:rsidR="0034596F">
        <w:t>E</w:t>
      </w:r>
      <w:r w:rsidR="002042FD">
        <w:t xml:space="preserve">MFO generated evidence that generalizes to </w:t>
      </w:r>
      <w:r w:rsidR="00491134">
        <w:t>ComCog</w:t>
      </w:r>
      <w:r w:rsidR="002042FD">
        <w:t xml:space="preserve"> </w:t>
      </w:r>
      <w:r w:rsidR="003A3307">
        <w:t>a</w:t>
      </w:r>
      <w:r w:rsidR="002042FD">
        <w:t xml:space="preserve">ctivities from the Ontology, along with behavior and </w:t>
      </w:r>
      <w:r w:rsidR="0034596F">
        <w:t>s</w:t>
      </w:r>
      <w:r w:rsidR="002042FD">
        <w:t>upport evidence that cover that span</w:t>
      </w:r>
      <w:r w:rsidR="012C4168">
        <w:t>,</w:t>
      </w:r>
      <w:r w:rsidR="002042FD">
        <w:t xml:space="preserve"> are gathered and if there is any of these found, further </w:t>
      </w:r>
      <w:r w:rsidR="052E35C8">
        <w:t>processed</w:t>
      </w:r>
      <w:r w:rsidR="002042FD">
        <w:t>.</w:t>
      </w:r>
      <w:r w:rsidR="00AC747A">
        <w:t xml:space="preserve"> </w:t>
      </w:r>
      <w:r w:rsidR="002042FD">
        <w:t xml:space="preserve">There are </w:t>
      </w:r>
      <w:r w:rsidR="00775165">
        <w:t>16</w:t>
      </w:r>
      <w:r w:rsidR="002042FD">
        <w:t xml:space="preserve"> </w:t>
      </w:r>
      <w:r w:rsidR="00491134">
        <w:t>ComCog</w:t>
      </w:r>
      <w:r w:rsidR="008A428C">
        <w:t xml:space="preserve"> </w:t>
      </w:r>
      <w:r w:rsidR="002042FD">
        <w:t>attributes</w:t>
      </w:r>
      <w:r w:rsidR="00AC747A">
        <w:t xml:space="preserve"> </w:t>
      </w:r>
      <w:r w:rsidR="00AD62AD">
        <w:t xml:space="preserve">taken from </w:t>
      </w:r>
      <w:r w:rsidR="00A62995">
        <w:t xml:space="preserve">3 chapters in the </w:t>
      </w:r>
      <w:r w:rsidR="00AD62AD">
        <w:t xml:space="preserve">ICF </w:t>
      </w:r>
      <w:r w:rsidR="00A62995">
        <w:t xml:space="preserve">activities and participation component </w:t>
      </w:r>
      <w:r w:rsidR="0094712B">
        <w:t xml:space="preserve">having to do with </w:t>
      </w:r>
      <w:del w:id="78" w:author="Divita, Guy (NIH/CC) [C]" w:date="2025-07-17T16:33:00Z">
        <w:r w:rsidR="00682F08">
          <w:delText>activity</w:delText>
        </w:r>
      </w:del>
      <w:ins w:id="79" w:author="Divita, Guy (NIH/CC) [C]" w:date="2025-07-17T16:32:00Z">
        <w:r w:rsidR="6927228F" w:rsidRPr="001F3F1E">
          <w:rPr>
            <w:rFonts w:eastAsia="Segoe UI"/>
            <w:rPrChange w:id="80" w:author="Sacco, Maryanne (NIH/CC/RMD) [C]" w:date="2025-07-18T09:29:00Z" w16du:dateUtc="2025-07-18T13:29:00Z">
              <w:rPr>
                <w:rFonts w:ascii="Segoe UI" w:eastAsia="Segoe UI" w:hAnsi="Segoe UI" w:cs="Segoe UI"/>
                <w:color w:val="333333"/>
                <w:sz w:val="18"/>
                <w:szCs w:val="18"/>
              </w:rPr>
            </w:rPrChange>
          </w:rPr>
          <w:t>learning and applying knowledge, general tasks and demands and communicatio</w:t>
        </w:r>
      </w:ins>
      <w:ins w:id="81" w:author="Divita, Guy (NIH/CC) [C]" w:date="2025-07-17T16:33:00Z">
        <w:r w:rsidR="6927228F" w:rsidRPr="001F3F1E">
          <w:rPr>
            <w:rFonts w:eastAsia="Segoe UI"/>
            <w:rPrChange w:id="82" w:author="Sacco, Maryanne (NIH/CC/RMD) [C]" w:date="2025-07-18T09:29:00Z" w16du:dateUtc="2025-07-18T13:29:00Z">
              <w:rPr>
                <w:rFonts w:ascii="Segoe UI" w:eastAsia="Segoe UI" w:hAnsi="Segoe UI" w:cs="Segoe UI"/>
                <w:color w:val="333333"/>
                <w:sz w:val="18"/>
                <w:szCs w:val="18"/>
              </w:rPr>
            </w:rPrChange>
          </w:rPr>
          <w:t>n</w:t>
        </w:r>
      </w:ins>
      <w:del w:id="83" w:author="Sacco, Maryanne (NIH/CC/RMD) [C]" w:date="2025-07-17T16:12:00Z" w16du:dateUtc="2025-07-17T20:12:00Z">
        <w:r w:rsidR="00682F08">
          <w:delText xml:space="preserve"> </w:delText>
        </w:r>
      </w:del>
      <w:commentRangeStart w:id="84"/>
      <w:commentRangeStart w:id="85"/>
      <w:del w:id="86" w:author="Divita, Guy (NIH/CC) [C]" w:date="2025-07-17T16:33:00Z">
        <w:r w:rsidR="00682F08">
          <w:delText xml:space="preserve">adaption, </w:delText>
        </w:r>
        <w:r w:rsidR="0094712B">
          <w:delText>cognition</w:delText>
        </w:r>
        <w:r w:rsidR="00682F08">
          <w:delText>, and communication</w:delText>
        </w:r>
      </w:del>
      <w:r w:rsidR="00185820">
        <w:t>,</w:t>
      </w:r>
      <w:commentRangeEnd w:id="84"/>
      <w:r>
        <w:rPr>
          <w:rStyle w:val="CommentReference"/>
          <w:sz w:val="21"/>
          <w:szCs w:val="21"/>
        </w:rPr>
        <w:commentReference w:id="84"/>
      </w:r>
      <w:commentRangeEnd w:id="85"/>
      <w:r>
        <w:rPr>
          <w:rStyle w:val="CommentReference"/>
          <w:sz w:val="21"/>
          <w:szCs w:val="21"/>
        </w:rPr>
        <w:commentReference w:id="85"/>
      </w:r>
      <w:r w:rsidR="00185820">
        <w:t xml:space="preserve"> and </w:t>
      </w:r>
      <w:r w:rsidR="003376AB">
        <w:t xml:space="preserve">4 attributes specifically requested by </w:t>
      </w:r>
      <w:r w:rsidR="00A93978">
        <w:t>the SSA use case</w:t>
      </w:r>
      <w:ins w:id="87" w:author="Divita, Guy (NIH/CC) [C]" w:date="2025-07-17T16:33:00Z">
        <w:r w:rsidR="3DE7D8FC">
          <w:t xml:space="preserve"> which included adaptation, memory, pacing and persistence</w:t>
        </w:r>
        <w:del w:id="88" w:author="Sacco, Maryanne (NIH/CC/RMD) [C]" w:date="2025-07-17T16:12:00Z" w16du:dateUtc="2025-07-17T20:12:00Z">
          <w:r w:rsidR="3DE7D8FC">
            <w:delText>.</w:delText>
          </w:r>
        </w:del>
      </w:ins>
      <w:r w:rsidR="0094712B">
        <w:t xml:space="preserve"> </w:t>
      </w:r>
      <w:r w:rsidR="00AC747A">
        <w:t>(s</w:t>
      </w:r>
      <w:r w:rsidR="005D24C1">
        <w:t xml:space="preserve">ee </w:t>
      </w:r>
      <w:r w:rsidR="00AC747A">
        <w:t>T</w:t>
      </w:r>
      <w:r w:rsidR="005D24C1">
        <w:t xml:space="preserve">able </w:t>
      </w:r>
      <w:r w:rsidR="004A24CE">
        <w:t>1</w:t>
      </w:r>
      <w:r w:rsidR="00AC747A">
        <w:t>)</w:t>
      </w:r>
      <w:ins w:id="89" w:author="Sacco, Maryanne (NIH/CC/RMD) [C]" w:date="2025-07-17T16:12:00Z" w16du:dateUtc="2025-07-17T20:12:00Z">
        <w:r w:rsidR="00AB4645">
          <w:t xml:space="preserve"> </w:t>
        </w:r>
      </w:ins>
      <w:r w:rsidR="001819BD">
        <w:fldChar w:fldCharType="begin"/>
      </w:r>
      <w:r w:rsidR="0073238B">
        <w:instrText xml:space="preserve"> ADDIN EN.CITE &lt;EndNote&gt;&lt;Cite&gt;&lt;Author&gt;WHO&lt;/Author&gt;&lt;RecNum&gt;17&lt;/RecNum&gt;&lt;DisplayText&gt;[8]&lt;/DisplayText&gt;&lt;record&gt;&lt;rec-number&gt;17&lt;/rec-number&gt;&lt;foreign-keys&gt;&lt;key app="EN" db-id="vwp509ve492vziesrwtprwp05pvs0ftssa5d" timestamp="1741816472"&gt;17&lt;/key&gt;&lt;/foreign-keys&gt;&lt;ref-type name="Book"&gt;6&lt;/ref-type&gt;&lt;contributors&gt;&lt;authors&gt;&lt;author&gt;WHO&lt;/author&gt;&lt;/authors&gt;&lt;/contributors&gt;&lt;titles&gt;&lt;title&gt;International Classification of Functioning, Disability and Health&lt;/title&gt;&lt;/titles&gt;&lt;dates&gt;&lt;pub-dates&gt;&lt;date&gt;2001&lt;/date&gt;&lt;/pub-dates&gt;&lt;/dates&gt;&lt;pub-location&gt; Geneva&lt;/pub-location&gt;&lt;publisher&gt;World Health Organization&lt;/publisher&gt;&lt;isbn&gt;(ISBN 92 4 154542 9)&lt;/isbn&gt;&lt;urls&gt;&lt;/urls&gt;&lt;/record&gt;&lt;/Cite&gt;&lt;/EndNote&gt;</w:instrText>
      </w:r>
      <w:r w:rsidR="001819BD">
        <w:fldChar w:fldCharType="separate"/>
      </w:r>
      <w:r w:rsidR="0073238B">
        <w:rPr>
          <w:noProof/>
        </w:rPr>
        <w:t>[8]</w:t>
      </w:r>
      <w:r w:rsidR="001819BD">
        <w:fldChar w:fldCharType="end"/>
      </w:r>
      <w:r w:rsidR="006D41F7">
        <w:t>.</w:t>
      </w:r>
    </w:p>
    <w:p w14:paraId="72BB3000" w14:textId="77777777" w:rsidR="00A70573" w:rsidRDefault="00A70573" w:rsidP="00A70573">
      <w:r>
        <w:t xml:space="preserve">The ComCog annotator creates evidence mark-ups for each term it deems ComCog evidence, and the sentence span with the evidence in it (that has not been filtered out by non-relevant counter evidence) is used to create one or more of the ComCog sub-category mark ups. </w:t>
      </w:r>
    </w:p>
    <w:p w14:paraId="177B5D68" w14:textId="77777777" w:rsidR="00A70573" w:rsidDel="00D21B48" w:rsidRDefault="00A70573" w:rsidP="00E35A0E">
      <w:pPr>
        <w:rPr>
          <w:del w:id="90" w:author="Divita, Guy (NIH/CC) [C]" w:date="2025-07-18T09:38:00Z" w16du:dateUtc="2025-07-18T13:38:00Z"/>
        </w:rPr>
      </w:pPr>
    </w:p>
    <w:p w14:paraId="62DABD46" w14:textId="77777777" w:rsidR="00D21B48" w:rsidRDefault="00D21B48" w:rsidP="00ED3068">
      <w:pPr>
        <w:widowControl/>
        <w:autoSpaceDE w:val="0"/>
        <w:autoSpaceDN w:val="0"/>
        <w:adjustRightInd w:val="0"/>
        <w:jc w:val="left"/>
        <w:rPr>
          <w:ins w:id="91" w:author="Divita, Guy (NIH/CC) [C]" w:date="2025-07-18T10:06:00Z" w16du:dateUtc="2025-07-18T14:06:00Z"/>
        </w:rPr>
      </w:pPr>
    </w:p>
    <w:p w14:paraId="7BE8B604" w14:textId="77777777" w:rsidR="00D21B48" w:rsidRDefault="00D21B48" w:rsidP="00ED3068">
      <w:pPr>
        <w:widowControl/>
        <w:autoSpaceDE w:val="0"/>
        <w:autoSpaceDN w:val="0"/>
        <w:adjustRightInd w:val="0"/>
        <w:jc w:val="left"/>
        <w:rPr>
          <w:ins w:id="92" w:author="Divita, Guy (NIH/CC) [C]" w:date="2025-07-18T10:06:00Z" w16du:dateUtc="2025-07-18T14:06:00Z"/>
        </w:rPr>
      </w:pPr>
    </w:p>
    <w:p w14:paraId="1E57B967" w14:textId="77777777" w:rsidR="00D21B48" w:rsidRDefault="00D21B48" w:rsidP="00ED3068">
      <w:pPr>
        <w:widowControl/>
        <w:autoSpaceDE w:val="0"/>
        <w:autoSpaceDN w:val="0"/>
        <w:adjustRightInd w:val="0"/>
        <w:jc w:val="left"/>
        <w:rPr>
          <w:ins w:id="93" w:author="Divita, Guy (NIH/CC) [C]" w:date="2025-07-18T10:06:00Z" w16du:dateUtc="2025-07-18T14:06:00Z"/>
        </w:rPr>
      </w:pPr>
    </w:p>
    <w:p w14:paraId="14BE5ED3" w14:textId="77777777" w:rsidR="00D21B48" w:rsidRDefault="00D21B48" w:rsidP="00ED3068">
      <w:pPr>
        <w:widowControl/>
        <w:autoSpaceDE w:val="0"/>
        <w:autoSpaceDN w:val="0"/>
        <w:adjustRightInd w:val="0"/>
        <w:jc w:val="left"/>
        <w:rPr>
          <w:ins w:id="94" w:author="Divita, Guy (NIH/CC) [C]" w:date="2025-07-18T10:06:00Z" w16du:dateUtc="2025-07-18T14:06:00Z"/>
        </w:rPr>
      </w:pPr>
    </w:p>
    <w:p w14:paraId="53BE8CFB" w14:textId="77777777" w:rsidR="00D21B48" w:rsidRDefault="00D21B48" w:rsidP="00ED3068">
      <w:pPr>
        <w:widowControl/>
        <w:autoSpaceDE w:val="0"/>
        <w:autoSpaceDN w:val="0"/>
        <w:adjustRightInd w:val="0"/>
        <w:jc w:val="left"/>
        <w:rPr>
          <w:ins w:id="95" w:author="Divita, Guy (NIH/CC) [C]" w:date="2025-07-18T10:06:00Z" w16du:dateUtc="2025-07-18T14:06:00Z"/>
        </w:rPr>
      </w:pPr>
    </w:p>
    <w:p w14:paraId="0CCFF384" w14:textId="77777777" w:rsidR="00D21B48" w:rsidRDefault="00D21B48" w:rsidP="00ED3068">
      <w:pPr>
        <w:widowControl/>
        <w:autoSpaceDE w:val="0"/>
        <w:autoSpaceDN w:val="0"/>
        <w:adjustRightInd w:val="0"/>
        <w:jc w:val="left"/>
        <w:rPr>
          <w:ins w:id="96" w:author="Divita, Guy (NIH/CC) [C]" w:date="2025-07-18T10:06:00Z" w16du:dateUtc="2025-07-18T14:06:00Z"/>
        </w:rPr>
      </w:pPr>
    </w:p>
    <w:p w14:paraId="25395B10" w14:textId="77777777" w:rsidR="00D21B48" w:rsidRDefault="00D21B48" w:rsidP="00ED3068">
      <w:pPr>
        <w:widowControl/>
        <w:autoSpaceDE w:val="0"/>
        <w:autoSpaceDN w:val="0"/>
        <w:adjustRightInd w:val="0"/>
        <w:jc w:val="left"/>
        <w:rPr>
          <w:ins w:id="97" w:author="Divita, Guy (NIH/CC) [C]" w:date="2025-07-18T10:06:00Z" w16du:dateUtc="2025-07-18T14:06:00Z"/>
        </w:rPr>
      </w:pPr>
    </w:p>
    <w:p w14:paraId="77BB41D1" w14:textId="77777777" w:rsidR="00D21B48" w:rsidRDefault="00D21B48" w:rsidP="00ED3068">
      <w:pPr>
        <w:widowControl/>
        <w:autoSpaceDE w:val="0"/>
        <w:autoSpaceDN w:val="0"/>
        <w:adjustRightInd w:val="0"/>
        <w:jc w:val="left"/>
        <w:rPr>
          <w:ins w:id="98" w:author="Divita, Guy (NIH/CC) [C]" w:date="2025-07-18T10:06:00Z" w16du:dateUtc="2025-07-18T14:06:00Z"/>
        </w:rPr>
      </w:pPr>
    </w:p>
    <w:p w14:paraId="0EC25C24" w14:textId="77777777" w:rsidR="00D21B48" w:rsidRDefault="00D21B48" w:rsidP="00ED3068">
      <w:pPr>
        <w:widowControl/>
        <w:autoSpaceDE w:val="0"/>
        <w:autoSpaceDN w:val="0"/>
        <w:adjustRightInd w:val="0"/>
        <w:jc w:val="left"/>
        <w:rPr>
          <w:ins w:id="99" w:author="Divita, Guy (NIH/CC) [C]" w:date="2025-07-18T10:06:00Z" w16du:dateUtc="2025-07-18T14:06:00Z"/>
        </w:rPr>
      </w:pPr>
    </w:p>
    <w:p w14:paraId="509F34BF" w14:textId="77777777" w:rsidR="00D21B48" w:rsidRDefault="00D21B48" w:rsidP="00ED3068">
      <w:pPr>
        <w:widowControl/>
        <w:autoSpaceDE w:val="0"/>
        <w:autoSpaceDN w:val="0"/>
        <w:adjustRightInd w:val="0"/>
        <w:jc w:val="left"/>
        <w:rPr>
          <w:ins w:id="100" w:author="Divita, Guy (NIH/CC) [C]" w:date="2025-07-18T10:06:00Z" w16du:dateUtc="2025-07-18T14:06:00Z"/>
        </w:rPr>
      </w:pPr>
    </w:p>
    <w:p w14:paraId="23C2DB2B" w14:textId="77777777" w:rsidR="00D21B48" w:rsidRDefault="00D21B48" w:rsidP="00ED3068">
      <w:pPr>
        <w:widowControl/>
        <w:autoSpaceDE w:val="0"/>
        <w:autoSpaceDN w:val="0"/>
        <w:adjustRightInd w:val="0"/>
        <w:jc w:val="left"/>
        <w:rPr>
          <w:ins w:id="101" w:author="Divita, Guy (NIH/CC) [C]" w:date="2025-07-18T10:06:00Z" w16du:dateUtc="2025-07-18T14:06:00Z"/>
        </w:rPr>
      </w:pPr>
    </w:p>
    <w:p w14:paraId="5402002A" w14:textId="77777777" w:rsidR="0067152A" w:rsidRDefault="0067152A" w:rsidP="00E35A0E">
      <w:pPr>
        <w:rPr>
          <w:ins w:id="102" w:author="Divita, Guy (NIH/CC) [C]" w:date="2025-07-18T09:52:00Z" w16du:dateUtc="2025-07-18T13:52:00Z"/>
        </w:rPr>
      </w:pPr>
    </w:p>
    <w:p w14:paraId="33582C88" w14:textId="4461E0E4" w:rsidR="00025426" w:rsidRDefault="00025426" w:rsidP="00E35A0E">
      <w:pPr>
        <w:rPr>
          <w:del w:id="103" w:author="Sacco, Maryanne (NIH/CC/RMD) [C]" w:date="2025-07-17T16:13:00Z" w16du:dateUtc="2025-07-17T20:13:00Z"/>
        </w:rPr>
      </w:pPr>
    </w:p>
    <w:p w14:paraId="2003502F" w14:textId="65059956" w:rsidR="00025426" w:rsidRDefault="00025426" w:rsidP="00E35A0E">
      <w:pPr>
        <w:rPr>
          <w:del w:id="104" w:author="Sacco, Maryanne (NIH/CC/RMD) [C]" w:date="2025-07-17T16:13:00Z" w16du:dateUtc="2025-07-17T20:13:00Z"/>
        </w:rPr>
      </w:pPr>
    </w:p>
    <w:p w14:paraId="26CC6AA2" w14:textId="34A96919" w:rsidR="00025426" w:rsidRDefault="00025426" w:rsidP="00E35A0E">
      <w:pPr>
        <w:rPr>
          <w:del w:id="105" w:author="Sacco, Maryanne (NIH/CC/RMD) [C]" w:date="2025-07-17T16:13:00Z" w16du:dateUtc="2025-07-17T20:13:00Z"/>
        </w:rPr>
      </w:pPr>
    </w:p>
    <w:p w14:paraId="704ABBCC" w14:textId="5514B78B" w:rsidR="00025426" w:rsidRDefault="00025426" w:rsidP="00E35A0E">
      <w:pPr>
        <w:rPr>
          <w:del w:id="106" w:author="Sacco, Maryanne (NIH/CC/RMD) [C]" w:date="2025-07-17T16:13:00Z" w16du:dateUtc="2025-07-17T20:13:00Z"/>
        </w:rPr>
      </w:pPr>
    </w:p>
    <w:p w14:paraId="4E34E1B9" w14:textId="4FAA3736" w:rsidR="00025426" w:rsidRDefault="00025426" w:rsidP="00E35A0E">
      <w:pPr>
        <w:rPr>
          <w:del w:id="107" w:author="Sacco, Maryanne (NIH/CC/RMD) [C]" w:date="2025-07-17T16:13:00Z" w16du:dateUtc="2025-07-17T20:13:00Z"/>
        </w:rPr>
      </w:pPr>
    </w:p>
    <w:p w14:paraId="4E0EFBBD" w14:textId="4CA67141" w:rsidR="00025426" w:rsidRDefault="00025426" w:rsidP="00E35A0E">
      <w:pPr>
        <w:rPr>
          <w:del w:id="108" w:author="Sacco, Maryanne (NIH/CC/RMD) [C]" w:date="2025-07-17T16:13:00Z" w16du:dateUtc="2025-07-17T20:13:00Z"/>
        </w:rPr>
      </w:pPr>
    </w:p>
    <w:p w14:paraId="35D6F658" w14:textId="20F5AE72" w:rsidR="00025426" w:rsidRDefault="00025426" w:rsidP="00E35A0E">
      <w:pPr>
        <w:rPr>
          <w:del w:id="109" w:author="Sacco, Maryanne (NIH/CC/RMD) [C]" w:date="2025-07-17T16:13:00Z" w16du:dateUtc="2025-07-17T20:13:00Z"/>
        </w:rPr>
      </w:pPr>
    </w:p>
    <w:p w14:paraId="50B32C08" w14:textId="067A82DD" w:rsidR="00025426" w:rsidRDefault="00025426" w:rsidP="00E35A0E">
      <w:pPr>
        <w:rPr>
          <w:del w:id="110" w:author="Sacco, Maryanne (NIH/CC/RMD) [C]" w:date="2025-07-17T16:13:00Z" w16du:dateUtc="2025-07-17T20:13:00Z"/>
        </w:rPr>
      </w:pPr>
    </w:p>
    <w:p w14:paraId="7D40D88A" w14:textId="3BE8A298" w:rsidR="00025426" w:rsidRDefault="00025426" w:rsidP="00E35A0E">
      <w:pPr>
        <w:rPr>
          <w:del w:id="111" w:author="Sacco, Maryanne (NIH/CC/RMD) [C]" w:date="2025-07-17T16:13:00Z" w16du:dateUtc="2025-07-17T20:13:00Z"/>
        </w:rPr>
      </w:pPr>
    </w:p>
    <w:p w14:paraId="5301E037" w14:textId="07737D76" w:rsidR="00025426" w:rsidRDefault="00025426" w:rsidP="00E35A0E">
      <w:pPr>
        <w:rPr>
          <w:del w:id="112" w:author="Sacco, Maryanne (NIH/CC/RMD) [C]" w:date="2025-07-17T16:13:00Z" w16du:dateUtc="2025-07-17T20:13:00Z"/>
        </w:rPr>
      </w:pPr>
    </w:p>
    <w:p w14:paraId="2A4AFBA1" w14:textId="608EF3E9" w:rsidR="00ED3068" w:rsidRDefault="00ED3068" w:rsidP="00ED3068">
      <w:pPr>
        <w:widowControl/>
        <w:autoSpaceDE w:val="0"/>
        <w:autoSpaceDN w:val="0"/>
        <w:adjustRightInd w:val="0"/>
        <w:jc w:val="left"/>
        <w:rPr>
          <w:ins w:id="113" w:author="Sacco, Maryanne (NIH/CC/RMD) [C]" w:date="2025-07-17T16:13:00Z" w16du:dateUtc="2025-07-17T20:13:00Z"/>
          <w:rFonts w:eastAsiaTheme="minorEastAsia" w:cs="Times New Roman"/>
          <w:i/>
          <w:color w:val="000000"/>
          <w:kern w:val="0"/>
        </w:rPr>
      </w:pPr>
      <w:r w:rsidRPr="00ED3068">
        <w:rPr>
          <w:rFonts w:eastAsiaTheme="minorEastAsia" w:cs="Times New Roman"/>
          <w:color w:val="000000"/>
          <w:kern w:val="0"/>
        </w:rPr>
        <w:t xml:space="preserve">Table 1: </w:t>
      </w:r>
      <w:r w:rsidRPr="005D51E0">
        <w:rPr>
          <w:rFonts w:eastAsiaTheme="minorEastAsia" w:cs="Times New Roman"/>
          <w:i/>
          <w:iCs/>
          <w:color w:val="000000"/>
          <w:kern w:val="0"/>
        </w:rPr>
        <w:t>ComCog categories</w:t>
      </w:r>
    </w:p>
    <w:p w14:paraId="2C9E0F82" w14:textId="77777777" w:rsidR="00A03705" w:rsidRPr="00ED3068" w:rsidDel="006679EB" w:rsidRDefault="00A03705" w:rsidP="00ED3068">
      <w:pPr>
        <w:widowControl/>
        <w:autoSpaceDE w:val="0"/>
        <w:autoSpaceDN w:val="0"/>
        <w:adjustRightInd w:val="0"/>
        <w:jc w:val="left"/>
        <w:rPr>
          <w:del w:id="114" w:author="Sacco, Maryanne (NIH/CC/RMD) [C]" w:date="2025-07-17T16:13:00Z" w16du:dateUtc="2025-07-17T20:13:00Z"/>
        </w:rPr>
      </w:pPr>
    </w:p>
    <w:tbl>
      <w:tblPr>
        <w:tblW w:w="8760" w:type="dxa"/>
        <w:tblInd w:w="-38" w:type="dxa"/>
        <w:tblLayout w:type="fixed"/>
        <w:tblCellMar>
          <w:left w:w="30" w:type="dxa"/>
          <w:right w:w="30" w:type="dxa"/>
        </w:tblCellMar>
        <w:tblLook w:val="0620" w:firstRow="1" w:lastRow="0" w:firstColumn="0" w:lastColumn="0" w:noHBand="1" w:noVBand="1"/>
        <w:tblPrChange w:id="115" w:author="Divita, Guy (NIH/CC) [C]" w:date="2025-07-18T10:05:00Z" w16du:dateUtc="2025-07-18T14:05:00Z">
          <w:tblPr>
            <w:tblW w:w="8760" w:type="dxa"/>
            <w:tblInd w:w="-38" w:type="dxa"/>
            <w:tblLayout w:type="fixed"/>
            <w:tblCellMar>
              <w:left w:w="30" w:type="dxa"/>
              <w:right w:w="30" w:type="dxa"/>
            </w:tblCellMar>
            <w:tblLook w:val="0620" w:firstRow="1" w:lastRow="0" w:firstColumn="0" w:lastColumn="0" w:noHBand="1" w:noVBand="1"/>
          </w:tblPr>
        </w:tblPrChange>
      </w:tblPr>
      <w:tblGrid>
        <w:gridCol w:w="2910"/>
        <w:gridCol w:w="5850"/>
        <w:tblGridChange w:id="116">
          <w:tblGrid>
            <w:gridCol w:w="38"/>
            <w:gridCol w:w="2872"/>
            <w:gridCol w:w="128"/>
            <w:gridCol w:w="5722"/>
            <w:gridCol w:w="38"/>
          </w:tblGrid>
        </w:tblGridChange>
      </w:tblGrid>
      <w:tr w:rsidR="008C5F0F" w:rsidRPr="006A7903" w14:paraId="01CA045C" w14:textId="77777777" w:rsidTr="00D7578F">
        <w:trPr>
          <w:trHeight w:val="302"/>
          <w:tblHeader/>
          <w:trPrChange w:id="117"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Change w:id="118"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Pr>
            </w:tcPrChange>
          </w:tcPr>
          <w:p w14:paraId="7CDE46E6" w14:textId="3E542ABF" w:rsidR="008C5F0F" w:rsidRDefault="00491134" w:rsidP="00ED3068">
            <w:pPr>
              <w:jc w:val="left"/>
              <w:rPr>
                <w:b/>
                <w:bCs/>
              </w:rPr>
            </w:pPr>
            <w:r>
              <w:rPr>
                <w:b/>
                <w:bCs/>
              </w:rPr>
              <w:t>ComCog</w:t>
            </w:r>
            <w:r w:rsidR="007D5A58">
              <w:rPr>
                <w:b/>
                <w:bCs/>
              </w:rPr>
              <w:t xml:space="preserve"> </w:t>
            </w:r>
            <w:r w:rsidR="00096848">
              <w:rPr>
                <w:b/>
                <w:bCs/>
              </w:rPr>
              <w:t>C</w:t>
            </w:r>
            <w:r w:rsidR="283B1FE1" w:rsidRPr="04031535">
              <w:rPr>
                <w:b/>
                <w:bCs/>
              </w:rPr>
              <w:t>ategories</w:t>
            </w:r>
          </w:p>
          <w:p w14:paraId="338BE894" w14:textId="4DDA13A8" w:rsidR="00F173EA" w:rsidRPr="006A7903" w:rsidRDefault="00F173EA" w:rsidP="00ED3068">
            <w:pPr>
              <w:jc w:val="left"/>
              <w:rPr>
                <w:b/>
                <w:bCs/>
              </w:rPr>
            </w:pPr>
            <w:r>
              <w:rPr>
                <w:b/>
                <w:bCs/>
              </w:rPr>
              <w:t>ICF Codes and Code Name</w:t>
            </w:r>
          </w:p>
        </w:tc>
        <w:tc>
          <w:tcPr>
            <w:tcW w:w="5850"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Change w:id="119"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Pr>
            </w:tcPrChange>
          </w:tcPr>
          <w:p w14:paraId="196639F4" w14:textId="755850FA" w:rsidR="008C5F0F" w:rsidRPr="006A7903" w:rsidRDefault="00F173EA" w:rsidP="00ED3068">
            <w:pPr>
              <w:jc w:val="left"/>
              <w:rPr>
                <w:b/>
                <w:bCs/>
              </w:rPr>
            </w:pPr>
            <w:r>
              <w:rPr>
                <w:b/>
                <w:bCs/>
              </w:rPr>
              <w:t xml:space="preserve">ICF Code </w:t>
            </w:r>
            <w:r w:rsidR="008C5F0F">
              <w:rPr>
                <w:b/>
                <w:bCs/>
              </w:rPr>
              <w:t>Description</w:t>
            </w:r>
          </w:p>
        </w:tc>
      </w:tr>
      <w:tr w:rsidR="008C5F0F" w:rsidRPr="006A7903" w14:paraId="542F9E9A" w14:textId="77777777" w:rsidTr="00D7578F">
        <w:trPr>
          <w:trHeight w:val="302"/>
          <w:tblHeader/>
          <w:trPrChange w:id="120"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21"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3E15F22C" w14:textId="77777777" w:rsidR="008C5F0F" w:rsidRPr="006A7903" w:rsidRDefault="008C5F0F" w:rsidP="00ED3068">
            <w:pPr>
              <w:jc w:val="left"/>
            </w:pPr>
            <w:r w:rsidRPr="006A7903">
              <w:t>d110-d129 Purposeful Sensory Experiences</w:t>
            </w:r>
          </w:p>
        </w:tc>
        <w:tc>
          <w:tcPr>
            <w:tcW w:w="5850" w:type="dxa"/>
            <w:tcBorders>
              <w:top w:val="single" w:sz="6" w:space="0" w:color="auto"/>
              <w:left w:val="single" w:sz="6" w:space="0" w:color="auto"/>
              <w:bottom w:val="single" w:sz="6" w:space="0" w:color="auto"/>
              <w:right w:val="single" w:sz="6" w:space="0" w:color="auto"/>
            </w:tcBorders>
            <w:tcPrChange w:id="122"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6AF85707" w14:textId="4BD46E07" w:rsidR="008C5F0F" w:rsidRPr="006A7903" w:rsidRDefault="008C5F0F" w:rsidP="00ED3068">
            <w:pPr>
              <w:jc w:val="left"/>
            </w:pPr>
            <w:commentRangeStart w:id="123"/>
            <w:r>
              <w:t xml:space="preserve">Includes </w:t>
            </w:r>
            <w:commentRangeEnd w:id="123"/>
            <w:r w:rsidR="00D7578F">
              <w:rPr>
                <w:rStyle w:val="CommentReference"/>
                <w:sz w:val="21"/>
                <w:szCs w:val="21"/>
              </w:rPr>
              <w:commentReference w:id="123"/>
            </w:r>
            <w:r>
              <w:t xml:space="preserve">watching and listening and </w:t>
            </w:r>
            <w:r w:rsidRPr="004E089C">
              <w:t>other basic senses intentionally to experience stimuli</w:t>
            </w:r>
          </w:p>
        </w:tc>
      </w:tr>
      <w:tr w:rsidR="008C5F0F" w:rsidRPr="006A7903" w14:paraId="487DEB7C" w14:textId="77777777" w:rsidTr="00D7578F">
        <w:trPr>
          <w:trHeight w:val="302"/>
          <w:tblHeader/>
          <w:trPrChange w:id="124"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25"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41E46BE9" w14:textId="77777777" w:rsidR="008C5F0F" w:rsidRPr="006A7903" w:rsidRDefault="008C5F0F" w:rsidP="00ED3068">
            <w:pPr>
              <w:jc w:val="left"/>
            </w:pPr>
            <w:r w:rsidRPr="006A7903">
              <w:t>d130-d159 Basic Learning</w:t>
            </w:r>
          </w:p>
        </w:tc>
        <w:tc>
          <w:tcPr>
            <w:tcW w:w="5850" w:type="dxa"/>
            <w:tcBorders>
              <w:top w:val="single" w:sz="6" w:space="0" w:color="auto"/>
              <w:left w:val="single" w:sz="6" w:space="0" w:color="auto"/>
              <w:bottom w:val="single" w:sz="6" w:space="0" w:color="auto"/>
              <w:right w:val="single" w:sz="6" w:space="0" w:color="auto"/>
            </w:tcBorders>
            <w:tcPrChange w:id="126"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730CAE0C" w14:textId="77777777" w:rsidR="008C5F0F" w:rsidRPr="006A7903" w:rsidRDefault="008C5F0F" w:rsidP="00ED3068">
            <w:pPr>
              <w:jc w:val="left"/>
            </w:pPr>
            <w:r>
              <w:t>Acquiring language, rehearsing, acquiring information, learning to read, write or calculate</w:t>
            </w:r>
          </w:p>
        </w:tc>
      </w:tr>
      <w:tr w:rsidR="008C5F0F" w:rsidRPr="006A7903" w14:paraId="05C9B3DB" w14:textId="77777777" w:rsidTr="00D7578F">
        <w:trPr>
          <w:trHeight w:val="302"/>
          <w:tblHeader/>
          <w:trPrChange w:id="127"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28"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21BFC7E5" w14:textId="77777777" w:rsidR="008C5F0F" w:rsidRPr="006A7903" w:rsidRDefault="008C5F0F" w:rsidP="00ED3068">
            <w:pPr>
              <w:jc w:val="left"/>
            </w:pPr>
            <w:r w:rsidRPr="006A7903">
              <w:t>d160 Focusing Attention</w:t>
            </w:r>
          </w:p>
        </w:tc>
        <w:tc>
          <w:tcPr>
            <w:tcW w:w="5850" w:type="dxa"/>
            <w:tcBorders>
              <w:top w:val="single" w:sz="6" w:space="0" w:color="auto"/>
              <w:left w:val="single" w:sz="6" w:space="0" w:color="auto"/>
              <w:bottom w:val="single" w:sz="6" w:space="0" w:color="auto"/>
              <w:right w:val="single" w:sz="6" w:space="0" w:color="auto"/>
            </w:tcBorders>
            <w:tcPrChange w:id="129"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5564597B" w14:textId="77777777" w:rsidR="008C5F0F" w:rsidRPr="006A7903" w:rsidRDefault="008C5F0F" w:rsidP="00ED3068">
            <w:pPr>
              <w:jc w:val="left"/>
            </w:pPr>
            <w:r w:rsidRPr="00D62228">
              <w:t>Intentionally focusing on specific stimuli, such as by filtering out distracting noises</w:t>
            </w:r>
          </w:p>
        </w:tc>
      </w:tr>
      <w:tr w:rsidR="008C5F0F" w:rsidRPr="006A7903" w14:paraId="6A755BA4" w14:textId="77777777" w:rsidTr="00D7578F">
        <w:trPr>
          <w:trHeight w:val="302"/>
          <w:tblHeader/>
          <w:trPrChange w:id="130"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31"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260588D0" w14:textId="77777777" w:rsidR="008C5F0F" w:rsidRPr="006A7903" w:rsidRDefault="008C5F0F" w:rsidP="00ED3068">
            <w:pPr>
              <w:jc w:val="left"/>
            </w:pPr>
            <w:r w:rsidRPr="006A7903">
              <w:t>d163 Thinking</w:t>
            </w:r>
          </w:p>
        </w:tc>
        <w:tc>
          <w:tcPr>
            <w:tcW w:w="5850" w:type="dxa"/>
            <w:tcBorders>
              <w:top w:val="single" w:sz="6" w:space="0" w:color="auto"/>
              <w:left w:val="single" w:sz="6" w:space="0" w:color="auto"/>
              <w:bottom w:val="single" w:sz="6" w:space="0" w:color="auto"/>
              <w:right w:val="single" w:sz="6" w:space="0" w:color="auto"/>
            </w:tcBorders>
            <w:tcPrChange w:id="132"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3D5E6C81" w14:textId="77777777" w:rsidR="008C5F0F" w:rsidRPr="006A7903" w:rsidRDefault="008C5F0F" w:rsidP="00ED3068">
            <w:pPr>
              <w:jc w:val="left"/>
            </w:pPr>
            <w:r w:rsidRPr="005F246C">
              <w:t>Formulating and manipulating ideas, concepts, and images</w:t>
            </w:r>
          </w:p>
        </w:tc>
      </w:tr>
      <w:tr w:rsidR="008C5F0F" w:rsidRPr="006A7903" w14:paraId="7145F85B" w14:textId="77777777" w:rsidTr="00D7578F">
        <w:trPr>
          <w:trHeight w:val="302"/>
          <w:tblHeader/>
          <w:trPrChange w:id="133"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34"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3349870F" w14:textId="77777777" w:rsidR="008C5F0F" w:rsidRPr="006A7903" w:rsidRDefault="008C5F0F" w:rsidP="00ED3068">
            <w:pPr>
              <w:jc w:val="left"/>
            </w:pPr>
            <w:r w:rsidRPr="006A7903">
              <w:t>d166 Reading</w:t>
            </w:r>
          </w:p>
        </w:tc>
        <w:tc>
          <w:tcPr>
            <w:tcW w:w="5850" w:type="dxa"/>
            <w:tcBorders>
              <w:top w:val="single" w:sz="6" w:space="0" w:color="auto"/>
              <w:left w:val="single" w:sz="6" w:space="0" w:color="auto"/>
              <w:bottom w:val="single" w:sz="6" w:space="0" w:color="auto"/>
              <w:right w:val="single" w:sz="6" w:space="0" w:color="auto"/>
            </w:tcBorders>
            <w:tcPrChange w:id="135"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26CF142E" w14:textId="77777777" w:rsidR="008C5F0F" w:rsidRPr="006A7903" w:rsidRDefault="008C5F0F" w:rsidP="00ED3068">
            <w:pPr>
              <w:jc w:val="left"/>
            </w:pPr>
            <w:r w:rsidRPr="00F22EAC">
              <w:t>Performing activities involved in the comprehension and interpretation of written language for the purpose of obtaining general knowledge or specific information</w:t>
            </w:r>
          </w:p>
        </w:tc>
      </w:tr>
      <w:tr w:rsidR="008C5F0F" w:rsidRPr="006A7903" w14:paraId="343B9485" w14:textId="77777777" w:rsidTr="00D7578F">
        <w:trPr>
          <w:trHeight w:val="302"/>
          <w:tblHeader/>
          <w:trPrChange w:id="136"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37"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2455BE7C" w14:textId="77777777" w:rsidR="008C5F0F" w:rsidRPr="006A7903" w:rsidRDefault="008C5F0F" w:rsidP="00ED3068">
            <w:pPr>
              <w:jc w:val="left"/>
            </w:pPr>
            <w:r w:rsidRPr="006A7903">
              <w:t>d170 Writing</w:t>
            </w:r>
          </w:p>
        </w:tc>
        <w:tc>
          <w:tcPr>
            <w:tcW w:w="5850" w:type="dxa"/>
            <w:tcBorders>
              <w:top w:val="single" w:sz="6" w:space="0" w:color="auto"/>
              <w:left w:val="single" w:sz="6" w:space="0" w:color="auto"/>
              <w:bottom w:val="single" w:sz="6" w:space="0" w:color="auto"/>
              <w:right w:val="single" w:sz="6" w:space="0" w:color="auto"/>
            </w:tcBorders>
            <w:tcPrChange w:id="138"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0879659B" w14:textId="77777777" w:rsidR="008C5F0F" w:rsidRPr="006A7903" w:rsidRDefault="008C5F0F" w:rsidP="00ED3068">
            <w:pPr>
              <w:jc w:val="left"/>
            </w:pPr>
            <w:r w:rsidRPr="0056232C">
              <w:t>Using or producing symbols or language to convey information</w:t>
            </w:r>
          </w:p>
        </w:tc>
      </w:tr>
      <w:tr w:rsidR="008C5F0F" w:rsidRPr="006A7903" w14:paraId="773871BE" w14:textId="77777777" w:rsidTr="00D7578F">
        <w:trPr>
          <w:trHeight w:val="302"/>
          <w:tblHeader/>
          <w:trPrChange w:id="139"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40"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6CBD8868" w14:textId="77777777" w:rsidR="008C5F0F" w:rsidRPr="006A7903" w:rsidRDefault="008C5F0F" w:rsidP="00ED3068">
            <w:pPr>
              <w:jc w:val="left"/>
            </w:pPr>
            <w:r w:rsidRPr="006A7903">
              <w:t>d172 Calculating</w:t>
            </w:r>
          </w:p>
        </w:tc>
        <w:tc>
          <w:tcPr>
            <w:tcW w:w="5850" w:type="dxa"/>
            <w:tcBorders>
              <w:top w:val="single" w:sz="6" w:space="0" w:color="auto"/>
              <w:left w:val="single" w:sz="6" w:space="0" w:color="auto"/>
              <w:bottom w:val="single" w:sz="6" w:space="0" w:color="auto"/>
              <w:right w:val="single" w:sz="6" w:space="0" w:color="auto"/>
            </w:tcBorders>
            <w:tcPrChange w:id="141"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3E26F2AB" w14:textId="5473A94F" w:rsidR="008C5F0F" w:rsidRPr="006A7903" w:rsidRDefault="008C5F0F" w:rsidP="00ED3068">
            <w:pPr>
              <w:jc w:val="left"/>
            </w:pPr>
            <w:r w:rsidRPr="00626DA3">
              <w:t xml:space="preserve">Performing computations by applying mathematical principles to solve problems that are described in words and producing </w:t>
            </w:r>
            <w:del w:id="142" w:author="Divita, Guy (NIH/CC) [C]" w:date="2025-07-18T09:57:00Z" w16du:dateUtc="2025-07-18T13:57:00Z">
              <w:r w:rsidRPr="00626DA3" w:rsidDel="00E56948">
                <w:delText xml:space="preserve">or displaying </w:delText>
              </w:r>
            </w:del>
            <w:r w:rsidRPr="00626DA3">
              <w:t>the results</w:t>
            </w:r>
          </w:p>
        </w:tc>
      </w:tr>
      <w:tr w:rsidR="008C5F0F" w:rsidRPr="006A7903" w14:paraId="0300C476" w14:textId="77777777" w:rsidTr="00D7578F">
        <w:trPr>
          <w:trHeight w:val="302"/>
          <w:tblHeader/>
          <w:trPrChange w:id="143"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44"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4B708E3E" w14:textId="77777777" w:rsidR="008C5F0F" w:rsidRPr="006A7903" w:rsidRDefault="008C5F0F" w:rsidP="00ED3068">
            <w:pPr>
              <w:jc w:val="left"/>
            </w:pPr>
            <w:r w:rsidRPr="006A7903">
              <w:t>d175 Solving Problems</w:t>
            </w:r>
          </w:p>
        </w:tc>
        <w:tc>
          <w:tcPr>
            <w:tcW w:w="5850" w:type="dxa"/>
            <w:tcBorders>
              <w:top w:val="single" w:sz="6" w:space="0" w:color="auto"/>
              <w:left w:val="single" w:sz="6" w:space="0" w:color="auto"/>
              <w:bottom w:val="single" w:sz="6" w:space="0" w:color="auto"/>
              <w:right w:val="single" w:sz="6" w:space="0" w:color="auto"/>
            </w:tcBorders>
            <w:tcPrChange w:id="145"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380DC30E" w14:textId="77777777" w:rsidR="008C5F0F" w:rsidRPr="006A7903" w:rsidRDefault="008C5F0F" w:rsidP="00ED3068">
            <w:pPr>
              <w:jc w:val="left"/>
            </w:pPr>
            <w:r w:rsidRPr="00834035">
              <w:t>Finding solutions to questions or situations by identifying and analyzing issues, developing options and solutions, evaluating potential effects of solutions, and executing a chosen solutio</w:t>
            </w:r>
            <w:r>
              <w:t>n</w:t>
            </w:r>
          </w:p>
        </w:tc>
      </w:tr>
      <w:tr w:rsidR="008C5F0F" w:rsidRPr="006A7903" w14:paraId="1C868D6F" w14:textId="77777777" w:rsidTr="00D7578F">
        <w:trPr>
          <w:trHeight w:val="302"/>
          <w:tblHeader/>
          <w:trPrChange w:id="146"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47"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4F7D8436" w14:textId="77777777" w:rsidR="008C5F0F" w:rsidRPr="006A7903" w:rsidRDefault="008C5F0F" w:rsidP="00ED3068">
            <w:pPr>
              <w:jc w:val="left"/>
            </w:pPr>
            <w:r w:rsidRPr="006A7903">
              <w:t>d177 Making Decisions</w:t>
            </w:r>
          </w:p>
        </w:tc>
        <w:tc>
          <w:tcPr>
            <w:tcW w:w="5850" w:type="dxa"/>
            <w:tcBorders>
              <w:top w:val="single" w:sz="6" w:space="0" w:color="auto"/>
              <w:left w:val="single" w:sz="6" w:space="0" w:color="auto"/>
              <w:bottom w:val="single" w:sz="6" w:space="0" w:color="auto"/>
              <w:right w:val="single" w:sz="6" w:space="0" w:color="auto"/>
            </w:tcBorders>
            <w:tcPrChange w:id="148"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1D45DEF1" w14:textId="77777777" w:rsidR="008C5F0F" w:rsidRPr="006A7903" w:rsidRDefault="008C5F0F" w:rsidP="00ED3068">
            <w:pPr>
              <w:jc w:val="left"/>
            </w:pPr>
            <w:r w:rsidRPr="00DE29D2">
              <w:t>Making a choice among options, implementing the choice, and evaluating the effects of the choice</w:t>
            </w:r>
          </w:p>
        </w:tc>
      </w:tr>
      <w:tr w:rsidR="008C5F0F" w:rsidRPr="006A7903" w14:paraId="3AB1B35D" w14:textId="77777777" w:rsidTr="00D7578F">
        <w:trPr>
          <w:trHeight w:val="302"/>
          <w:tblHeader/>
          <w:trPrChange w:id="149"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50"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70EC928B" w14:textId="77777777" w:rsidR="008C5F0F" w:rsidRPr="006A7903" w:rsidRDefault="008C5F0F" w:rsidP="00ED3068">
            <w:pPr>
              <w:jc w:val="left"/>
            </w:pPr>
            <w:r w:rsidRPr="006A7903">
              <w:t>d179 Applying Knowledge Other</w:t>
            </w:r>
          </w:p>
        </w:tc>
        <w:tc>
          <w:tcPr>
            <w:tcW w:w="5850" w:type="dxa"/>
            <w:tcBorders>
              <w:top w:val="single" w:sz="6" w:space="0" w:color="auto"/>
              <w:left w:val="single" w:sz="6" w:space="0" w:color="auto"/>
              <w:bottom w:val="single" w:sz="6" w:space="0" w:color="auto"/>
              <w:right w:val="single" w:sz="6" w:space="0" w:color="auto"/>
            </w:tcBorders>
            <w:tcPrChange w:id="151"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3EBED9AE" w14:textId="77777777" w:rsidR="008C5F0F" w:rsidRPr="006A7903" w:rsidRDefault="008C5F0F" w:rsidP="00ED3068">
            <w:pPr>
              <w:jc w:val="left"/>
            </w:pPr>
            <w:r>
              <w:t>R</w:t>
            </w:r>
            <w:r w:rsidRPr="0048623E">
              <w:t>epresent information about managing money</w:t>
            </w:r>
          </w:p>
        </w:tc>
      </w:tr>
      <w:tr w:rsidR="008C5F0F" w:rsidRPr="006A7903" w14:paraId="6189C61C" w14:textId="77777777" w:rsidTr="00D7578F">
        <w:trPr>
          <w:trHeight w:val="302"/>
          <w:tblHeader/>
          <w:trPrChange w:id="152"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53"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4E3AD7BE" w14:textId="3DF8BB60" w:rsidR="008C5F0F" w:rsidRPr="006A7903" w:rsidRDefault="283B1FE1" w:rsidP="00ED3068">
            <w:pPr>
              <w:jc w:val="left"/>
            </w:pPr>
            <w:r>
              <w:t>d210</w:t>
            </w:r>
            <w:r w:rsidR="00571CF2">
              <w:t>-</w:t>
            </w:r>
            <w:r>
              <w:t>d220 Undertaking Tasks</w:t>
            </w:r>
          </w:p>
        </w:tc>
        <w:tc>
          <w:tcPr>
            <w:tcW w:w="5850" w:type="dxa"/>
            <w:tcBorders>
              <w:top w:val="single" w:sz="6" w:space="0" w:color="auto"/>
              <w:left w:val="single" w:sz="6" w:space="0" w:color="auto"/>
              <w:bottom w:val="single" w:sz="6" w:space="0" w:color="auto"/>
              <w:right w:val="single" w:sz="6" w:space="0" w:color="auto"/>
            </w:tcBorders>
            <w:tcPrChange w:id="154"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42736F83" w14:textId="77777777" w:rsidR="008C5F0F" w:rsidRPr="006A7903" w:rsidRDefault="008C5F0F" w:rsidP="00ED3068">
            <w:pPr>
              <w:jc w:val="left"/>
            </w:pPr>
            <w:r>
              <w:t>G</w:t>
            </w:r>
            <w:r w:rsidRPr="00AA648C">
              <w:t>eneral aspects of carrying out single or multiple tasks</w:t>
            </w:r>
          </w:p>
        </w:tc>
      </w:tr>
      <w:tr w:rsidR="008C5F0F" w:rsidRPr="006A7903" w14:paraId="45B76D64" w14:textId="77777777" w:rsidTr="00D7578F">
        <w:trPr>
          <w:trHeight w:val="302"/>
          <w:tblHeader/>
          <w:trPrChange w:id="155"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56"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7D8211FC" w14:textId="77777777" w:rsidR="008C5F0F" w:rsidRPr="006A7903" w:rsidRDefault="008C5F0F" w:rsidP="00ED3068">
            <w:pPr>
              <w:jc w:val="left"/>
            </w:pPr>
            <w:r w:rsidRPr="006A7903">
              <w:t>d230 Carrying Out Daily Routine</w:t>
            </w:r>
          </w:p>
        </w:tc>
        <w:tc>
          <w:tcPr>
            <w:tcW w:w="5850" w:type="dxa"/>
            <w:tcBorders>
              <w:top w:val="single" w:sz="6" w:space="0" w:color="auto"/>
              <w:left w:val="single" w:sz="6" w:space="0" w:color="auto"/>
              <w:bottom w:val="single" w:sz="6" w:space="0" w:color="auto"/>
              <w:right w:val="single" w:sz="6" w:space="0" w:color="auto"/>
            </w:tcBorders>
            <w:tcPrChange w:id="157"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01F8ED62" w14:textId="77777777" w:rsidR="008C5F0F" w:rsidRPr="006A7903" w:rsidRDefault="008C5F0F" w:rsidP="00ED3068">
            <w:pPr>
              <w:jc w:val="left"/>
            </w:pPr>
            <w:r w:rsidRPr="004831B4">
              <w:t>Carrying out simple or complex and coordinated actions in order to plan, manage and complete the requirements of day-to-day procedures or duties</w:t>
            </w:r>
          </w:p>
        </w:tc>
      </w:tr>
      <w:tr w:rsidR="008C5F0F" w:rsidRPr="006A7903" w14:paraId="3D33588C" w14:textId="77777777" w:rsidTr="00D7578F">
        <w:trPr>
          <w:trHeight w:val="302"/>
          <w:tblHeader/>
          <w:trPrChange w:id="158"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59"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28EC764A" w14:textId="77777777" w:rsidR="008C5F0F" w:rsidRPr="006A7903" w:rsidRDefault="283B1FE1" w:rsidP="00ED3068">
            <w:pPr>
              <w:jc w:val="left"/>
            </w:pPr>
            <w:r>
              <w:t>d240 Handling Stress</w:t>
            </w:r>
          </w:p>
        </w:tc>
        <w:tc>
          <w:tcPr>
            <w:tcW w:w="5850" w:type="dxa"/>
            <w:tcBorders>
              <w:top w:val="single" w:sz="6" w:space="0" w:color="auto"/>
              <w:left w:val="single" w:sz="6" w:space="0" w:color="auto"/>
              <w:bottom w:val="single" w:sz="6" w:space="0" w:color="auto"/>
              <w:right w:val="single" w:sz="6" w:space="0" w:color="auto"/>
            </w:tcBorders>
            <w:tcPrChange w:id="160"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1282C103" w14:textId="77777777" w:rsidR="008C5F0F" w:rsidRPr="006A7903" w:rsidRDefault="008C5F0F" w:rsidP="00ED3068">
            <w:pPr>
              <w:jc w:val="left"/>
            </w:pPr>
            <w:r w:rsidRPr="00BC10E2">
              <w:t>Carrying out actions to manage and control the psychological demands required to carry out tasks demanding significant responsibilities and involving stress, distraction, or crises</w:t>
            </w:r>
          </w:p>
        </w:tc>
      </w:tr>
      <w:tr w:rsidR="008C5F0F" w:rsidRPr="006A7903" w14:paraId="2CF18E48" w14:textId="77777777" w:rsidTr="00D7578F">
        <w:trPr>
          <w:trHeight w:val="302"/>
          <w:tblHeader/>
          <w:trPrChange w:id="161"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62"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75D8BF22" w14:textId="4454EAE5" w:rsidR="008C5F0F" w:rsidRPr="006A7903" w:rsidRDefault="283B1FE1" w:rsidP="00ED3068">
            <w:pPr>
              <w:jc w:val="left"/>
            </w:pPr>
            <w:r>
              <w:t xml:space="preserve">d310-d329 Receiving </w:t>
            </w:r>
            <w:r w:rsidR="009737FC">
              <w:t xml:space="preserve">Comm </w:t>
            </w:r>
          </w:p>
        </w:tc>
        <w:tc>
          <w:tcPr>
            <w:tcW w:w="5850" w:type="dxa"/>
            <w:tcBorders>
              <w:top w:val="single" w:sz="6" w:space="0" w:color="auto"/>
              <w:left w:val="single" w:sz="6" w:space="0" w:color="auto"/>
              <w:bottom w:val="single" w:sz="6" w:space="0" w:color="auto"/>
              <w:right w:val="single" w:sz="6" w:space="0" w:color="auto"/>
            </w:tcBorders>
            <w:tcPrChange w:id="163"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1729781C" w14:textId="77777777" w:rsidR="008C5F0F" w:rsidRPr="006A7903" w:rsidRDefault="008C5F0F" w:rsidP="00ED3068">
            <w:pPr>
              <w:jc w:val="left"/>
            </w:pPr>
            <w:r>
              <w:t>Receiving spoken, nonverbal, written or sign language messages</w:t>
            </w:r>
          </w:p>
        </w:tc>
      </w:tr>
      <w:tr w:rsidR="008C5F0F" w:rsidRPr="006A7903" w14:paraId="150DECDC" w14:textId="77777777" w:rsidTr="00D7578F">
        <w:trPr>
          <w:trHeight w:val="302"/>
          <w:tblHeader/>
          <w:trPrChange w:id="164"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65"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49EC3E44" w14:textId="77777777" w:rsidR="008C5F0F" w:rsidRPr="006A7903" w:rsidRDefault="283B1FE1" w:rsidP="00ED3068">
            <w:pPr>
              <w:jc w:val="left"/>
            </w:pPr>
            <w:r>
              <w:t>d330-d349 Producing Communication</w:t>
            </w:r>
          </w:p>
        </w:tc>
        <w:tc>
          <w:tcPr>
            <w:tcW w:w="5850" w:type="dxa"/>
            <w:tcBorders>
              <w:top w:val="single" w:sz="6" w:space="0" w:color="auto"/>
              <w:left w:val="single" w:sz="6" w:space="0" w:color="auto"/>
              <w:bottom w:val="single" w:sz="6" w:space="0" w:color="auto"/>
              <w:right w:val="single" w:sz="6" w:space="0" w:color="auto"/>
            </w:tcBorders>
            <w:tcPrChange w:id="166"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071D95F1" w14:textId="77777777" w:rsidR="008C5F0F" w:rsidRPr="006A7903" w:rsidRDefault="008C5F0F" w:rsidP="00ED3068">
            <w:pPr>
              <w:jc w:val="left"/>
            </w:pPr>
            <w:r>
              <w:t>Speaking, non-speech vocal expression, singing, or producing non-verbal, written, or sign language</w:t>
            </w:r>
          </w:p>
        </w:tc>
      </w:tr>
      <w:tr w:rsidR="008C5F0F" w:rsidRPr="006A7903" w14:paraId="10BBCFC0" w14:textId="77777777" w:rsidTr="00D7578F">
        <w:trPr>
          <w:trHeight w:val="302"/>
          <w:tblHeader/>
          <w:trPrChange w:id="167"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68"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52447123" w14:textId="4082404F" w:rsidR="008C5F0F" w:rsidRPr="006A7903" w:rsidRDefault="283B1FE1" w:rsidP="00ED3068">
            <w:pPr>
              <w:jc w:val="left"/>
            </w:pPr>
            <w:r>
              <w:t xml:space="preserve">d350-d369 Conversation </w:t>
            </w:r>
          </w:p>
        </w:tc>
        <w:tc>
          <w:tcPr>
            <w:tcW w:w="5850" w:type="dxa"/>
            <w:tcBorders>
              <w:top w:val="single" w:sz="6" w:space="0" w:color="auto"/>
              <w:left w:val="single" w:sz="6" w:space="0" w:color="auto"/>
              <w:bottom w:val="single" w:sz="6" w:space="0" w:color="auto"/>
              <w:right w:val="single" w:sz="6" w:space="0" w:color="auto"/>
            </w:tcBorders>
            <w:tcPrChange w:id="169"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26B534EB" w14:textId="77777777" w:rsidR="008C5F0F" w:rsidRPr="006A7903" w:rsidRDefault="008C5F0F" w:rsidP="00ED3068">
            <w:pPr>
              <w:jc w:val="left"/>
            </w:pPr>
            <w:r>
              <w:t xml:space="preserve">Conversations, discussion, or using communication devices </w:t>
            </w:r>
          </w:p>
        </w:tc>
      </w:tr>
      <w:tr w:rsidR="00F86193" w:rsidRPr="00CC5BB2" w14:paraId="4C6ACFD7" w14:textId="77777777" w:rsidTr="00D7578F">
        <w:trPr>
          <w:trHeight w:val="302"/>
          <w:tblHeader/>
          <w:trPrChange w:id="170"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Change w:id="171"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Pr>
            </w:tcPrChange>
          </w:tcPr>
          <w:p w14:paraId="7D8FDEB2" w14:textId="0916A315" w:rsidR="00F86193" w:rsidRPr="00CC5BB2" w:rsidRDefault="007669D0" w:rsidP="00ED3068">
            <w:pPr>
              <w:jc w:val="left"/>
              <w:rPr>
                <w:b/>
                <w:bCs/>
              </w:rPr>
            </w:pPr>
            <w:r w:rsidRPr="00CC5BB2">
              <w:rPr>
                <w:b/>
                <w:bCs/>
              </w:rPr>
              <w:t>SSA Variables</w:t>
            </w:r>
          </w:p>
        </w:tc>
        <w:tc>
          <w:tcPr>
            <w:tcW w:w="5850"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Change w:id="172"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Pr>
            </w:tcPrChange>
          </w:tcPr>
          <w:p w14:paraId="135F5C76" w14:textId="5BB64C64" w:rsidR="00F86193" w:rsidRPr="00CC5BB2" w:rsidRDefault="00F57E86" w:rsidP="00ED3068">
            <w:pPr>
              <w:jc w:val="left"/>
              <w:rPr>
                <w:b/>
                <w:bCs/>
              </w:rPr>
            </w:pPr>
            <w:r w:rsidRPr="00CC5BB2">
              <w:rPr>
                <w:b/>
                <w:bCs/>
              </w:rPr>
              <w:t>Variable description</w:t>
            </w:r>
          </w:p>
        </w:tc>
      </w:tr>
      <w:tr w:rsidR="008C5F0F" w:rsidRPr="006A7903" w14:paraId="33E09046" w14:textId="77777777" w:rsidTr="00D7578F">
        <w:trPr>
          <w:trHeight w:val="302"/>
          <w:tblHeader/>
          <w:trPrChange w:id="173"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74"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101DAAF5" w14:textId="77777777" w:rsidR="008C5F0F" w:rsidRPr="006A7903" w:rsidRDefault="008C5F0F" w:rsidP="00ED3068">
            <w:pPr>
              <w:jc w:val="left"/>
            </w:pPr>
            <w:r w:rsidRPr="006A7903">
              <w:t>Applied Memory</w:t>
            </w:r>
          </w:p>
        </w:tc>
        <w:tc>
          <w:tcPr>
            <w:tcW w:w="5850" w:type="dxa"/>
            <w:tcBorders>
              <w:top w:val="single" w:sz="6" w:space="0" w:color="auto"/>
              <w:left w:val="single" w:sz="6" w:space="0" w:color="auto"/>
              <w:bottom w:val="single" w:sz="6" w:space="0" w:color="auto"/>
              <w:right w:val="single" w:sz="6" w:space="0" w:color="auto"/>
            </w:tcBorders>
            <w:tcPrChange w:id="175"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5D3420F0" w14:textId="6473DFDF" w:rsidR="008C5F0F" w:rsidRPr="006A7903" w:rsidRDefault="008C5F0F">
            <w:pPr>
              <w:rPr>
                <w:rFonts w:cs="Times New Roman"/>
              </w:rPr>
              <w:pPrChange w:id="176" w:author="Divita, Guy (NIH/CC) [C]" w:date="2025-07-18T09:53:00Z" w16du:dateUtc="2025-07-18T13:53:00Z">
                <w:pPr>
                  <w:jc w:val="left"/>
                </w:pPr>
              </w:pPrChange>
            </w:pPr>
            <w:del w:id="177" w:author="Divita, Guy (NIH/CC) [C]" w:date="2025-07-17T16:34:00Z">
              <w:r w:rsidRPr="006C0A32">
                <w:delText>Memory observed in everyday communication and cognition</w:delText>
              </w:r>
            </w:del>
            <w:ins w:id="178" w:author="Divita, Guy (NIH/CC) [C]" w:date="2025-07-17T16:34:00Z">
              <w:r w:rsidR="533080DD">
                <w:t>E</w:t>
              </w:r>
            </w:ins>
            <w:commentRangeStart w:id="179"/>
            <w:commentRangeStart w:id="180"/>
            <w:commentRangeStart w:id="181"/>
            <w:commentRangeEnd w:id="179"/>
            <w:r w:rsidR="00D7578F" w:rsidRPr="57D55FD9">
              <w:rPr>
                <w:rStyle w:val="CommentReference"/>
                <w:rFonts w:eastAsia="Segoe UI"/>
                <w:sz w:val="21"/>
                <w:szCs w:val="21"/>
              </w:rPr>
              <w:commentReference w:id="179"/>
            </w:r>
            <w:commentRangeEnd w:id="180"/>
            <w:r w:rsidR="009A1AF1" w:rsidRPr="57D55FD9">
              <w:rPr>
                <w:rStyle w:val="CommentReference"/>
                <w:rFonts w:eastAsia="Segoe UI"/>
                <w:sz w:val="21"/>
                <w:szCs w:val="21"/>
              </w:rPr>
              <w:commentReference w:id="180"/>
            </w:r>
            <w:commentRangeEnd w:id="181"/>
            <w:r w:rsidRPr="57D55FD9">
              <w:rPr>
                <w:rStyle w:val="CommentReference"/>
                <w:rFonts w:eastAsia="Segoe UI"/>
                <w:sz w:val="21"/>
                <w:szCs w:val="21"/>
              </w:rPr>
              <w:commentReference w:id="181"/>
            </w:r>
            <w:ins w:id="182" w:author="Divita, Guy (NIH/CC) [C]" w:date="2025-07-17T16:34:00Z">
              <w:r w:rsidR="533080DD" w:rsidRPr="57D55FD9">
                <w:rPr>
                  <w:rFonts w:eastAsia="Segoe UI"/>
                </w:rPr>
                <w:t>xplicit</w:t>
              </w:r>
              <w:r w:rsidR="533080DD" w:rsidRPr="37CD93D7">
                <w:rPr>
                  <w:rFonts w:eastAsia="Segoe UI"/>
                </w:rPr>
                <w:t xml:space="preserve"> descriptions of memory ability or inability as applied to activities of communication and cognition</w:t>
              </w:r>
              <w:del w:id="183" w:author="Coale, Kathleen (NIH/CC) [C]" w:date="2025-07-17T16:52:00Z">
                <w:r w:rsidR="533080DD" w:rsidRPr="37CD93D7">
                  <w:rPr>
                    <w:rFonts w:eastAsia="Segoe UI"/>
                  </w:rPr>
                  <w:delText>/</w:delText>
                </w:r>
              </w:del>
            </w:ins>
          </w:p>
        </w:tc>
      </w:tr>
      <w:tr w:rsidR="008C5F0F" w:rsidRPr="006A7903" w14:paraId="0DF08D4B" w14:textId="77777777" w:rsidTr="00D7578F">
        <w:trPr>
          <w:trHeight w:val="302"/>
          <w:tblHeader/>
          <w:trPrChange w:id="184"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85"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490B9549" w14:textId="77777777" w:rsidR="008C5F0F" w:rsidRPr="006A7903" w:rsidRDefault="008C5F0F" w:rsidP="00ED3068">
            <w:pPr>
              <w:jc w:val="left"/>
            </w:pPr>
            <w:r w:rsidRPr="006A7903">
              <w:t>Adaptation</w:t>
            </w:r>
          </w:p>
        </w:tc>
        <w:tc>
          <w:tcPr>
            <w:tcW w:w="5850" w:type="dxa"/>
            <w:tcBorders>
              <w:top w:val="single" w:sz="6" w:space="0" w:color="auto"/>
              <w:left w:val="single" w:sz="6" w:space="0" w:color="auto"/>
              <w:bottom w:val="single" w:sz="6" w:space="0" w:color="auto"/>
              <w:right w:val="single" w:sz="6" w:space="0" w:color="auto"/>
            </w:tcBorders>
            <w:tcPrChange w:id="186"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5C6AF2C6" w14:textId="1BAB3B48" w:rsidR="008C5F0F" w:rsidRPr="006A7903" w:rsidRDefault="008C5F0F" w:rsidP="00ED3068">
            <w:pPr>
              <w:jc w:val="left"/>
            </w:pPr>
            <w:del w:id="187" w:author="Divita, Guy (NIH/CC) [C]" w:date="2025-07-18T10:05:00Z" w16du:dateUtc="2025-07-18T14:05:00Z">
              <w:r w:rsidRPr="004848E4" w:rsidDel="000C4460">
                <w:delText>Responding appropriately to novel and unexpected situations, demands and changes while performing communication and cognitive activities</w:delText>
              </w:r>
            </w:del>
            <w:ins w:id="188" w:author="Coale, Kathleen (NIH/CC) [C]" w:date="2025-07-17T12:56:00Z" w16du:dateUtc="2025-07-17T16:56:00Z">
              <w:del w:id="189" w:author="Divita, Guy (NIH/CC) [C]" w:date="2025-07-18T10:05:00Z" w16du:dateUtc="2025-07-18T14:05:00Z">
                <w:r w:rsidR="004613EB" w:rsidDel="000C4460">
                  <w:delText xml:space="preserve">. </w:delText>
                </w:r>
              </w:del>
              <w:r w:rsidR="004613EB">
                <w:t>Adaptation</w:t>
              </w:r>
              <w:r w:rsidR="0067245A">
                <w:t xml:space="preserve"> </w:t>
              </w:r>
              <w:r w:rsidR="00B64EC7">
                <w:t>requires</w:t>
              </w:r>
            </w:ins>
            <w:ins w:id="190" w:author="Coale, Kathleen (NIH/CC) [C]" w:date="2025-07-17T12:57:00Z" w16du:dateUtc="2025-07-17T16:57:00Z">
              <w:r w:rsidR="00322782">
                <w:t xml:space="preserve"> evidence of modifying</w:t>
              </w:r>
            </w:ins>
            <w:ins w:id="191" w:author="Coale, Kathleen (NIH/CC) [C]" w:date="2025-07-17T12:56:00Z" w16du:dateUtc="2025-07-17T16:56:00Z">
              <w:r w:rsidR="00B64EC7">
                <w:t xml:space="preserve"> an activity</w:t>
              </w:r>
              <w:r w:rsidR="0084189E">
                <w:t>/task</w:t>
              </w:r>
              <w:r w:rsidR="007225FD">
                <w:t xml:space="preserve"> to</w:t>
              </w:r>
              <w:r w:rsidR="0084189E">
                <w:t xml:space="preserve"> </w:t>
              </w:r>
            </w:ins>
            <w:ins w:id="192" w:author="Coale, Kathleen (NIH/CC) [C]" w:date="2025-07-17T12:57:00Z" w16du:dateUtc="2025-07-17T16:57:00Z">
              <w:r w:rsidR="00AB1454">
                <w:t xml:space="preserve">allow improved performance at that </w:t>
              </w:r>
              <w:r w:rsidR="00322782">
                <w:t>task or activity</w:t>
              </w:r>
            </w:ins>
          </w:p>
        </w:tc>
      </w:tr>
      <w:tr w:rsidR="008C5F0F" w:rsidRPr="006A7903" w14:paraId="6203C256" w14:textId="77777777" w:rsidTr="00D7578F">
        <w:trPr>
          <w:trHeight w:val="302"/>
          <w:tblHeader/>
          <w:trPrChange w:id="193"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194"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60693748" w14:textId="77777777" w:rsidR="008C5F0F" w:rsidRPr="006A7903" w:rsidRDefault="008C5F0F" w:rsidP="00ED3068">
            <w:pPr>
              <w:jc w:val="left"/>
            </w:pPr>
            <w:r w:rsidRPr="006A7903">
              <w:t>Pacing</w:t>
            </w:r>
          </w:p>
        </w:tc>
        <w:tc>
          <w:tcPr>
            <w:tcW w:w="5850" w:type="dxa"/>
            <w:tcBorders>
              <w:top w:val="single" w:sz="6" w:space="0" w:color="auto"/>
              <w:left w:val="single" w:sz="6" w:space="0" w:color="auto"/>
              <w:bottom w:val="single" w:sz="6" w:space="0" w:color="auto"/>
              <w:right w:val="single" w:sz="6" w:space="0" w:color="auto"/>
            </w:tcBorders>
            <w:tcPrChange w:id="195"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3F7AB879" w14:textId="36C3F9D3" w:rsidR="008C5F0F" w:rsidRPr="006A7903" w:rsidRDefault="008C5F0F">
            <w:pPr>
              <w:rPr>
                <w:rFonts w:cs="Times New Roman"/>
              </w:rPr>
              <w:pPrChange w:id="196" w:author="Divita, Guy (NIH/CC) [C]" w:date="2025-07-18T09:53:00Z" w16du:dateUtc="2025-07-18T13:53:00Z">
                <w:pPr>
                  <w:jc w:val="left"/>
                </w:pPr>
              </w:pPrChange>
            </w:pPr>
            <w:commentRangeStart w:id="197"/>
            <w:commentRangeStart w:id="198"/>
            <w:commentRangeStart w:id="199"/>
            <w:del w:id="200" w:author="Divita, Guy (NIH/CC) [C]" w:date="2025-07-17T16:35:00Z">
              <w:r>
                <w:delText>T</w:delText>
              </w:r>
              <w:r w:rsidRPr="004D03B9">
                <w:delText>he speed of which information is received, processed and a response through motor actions are generated</w:delText>
              </w:r>
            </w:del>
            <w:commentRangeEnd w:id="197"/>
            <w:r w:rsidR="00D7578F" w:rsidRPr="71DB159F">
              <w:rPr>
                <w:rStyle w:val="CommentReference"/>
                <w:rFonts w:eastAsia="Segoe UI"/>
                <w:sz w:val="21"/>
                <w:szCs w:val="21"/>
              </w:rPr>
              <w:commentReference w:id="197"/>
            </w:r>
            <w:commentRangeEnd w:id="198"/>
            <w:r w:rsidR="00BB07F7" w:rsidRPr="71DB159F">
              <w:rPr>
                <w:rStyle w:val="CommentReference"/>
                <w:rFonts w:eastAsia="Segoe UI"/>
                <w:sz w:val="21"/>
                <w:szCs w:val="21"/>
              </w:rPr>
              <w:commentReference w:id="198"/>
            </w:r>
            <w:commentRangeEnd w:id="199"/>
            <w:r w:rsidRPr="71DB159F">
              <w:rPr>
                <w:rStyle w:val="CommentReference"/>
                <w:rFonts w:eastAsia="Segoe UI"/>
                <w:sz w:val="21"/>
                <w:szCs w:val="21"/>
              </w:rPr>
              <w:commentReference w:id="199"/>
            </w:r>
            <w:ins w:id="201" w:author="Divita, Guy (NIH/CC) [C]" w:date="2025-07-17T16:35:00Z">
              <w:r w:rsidR="47BBC1C3" w:rsidRPr="71DB159F">
                <w:rPr>
                  <w:rFonts w:eastAsia="Segoe UI"/>
                </w:rPr>
                <w:t>The</w:t>
              </w:r>
              <w:r w:rsidR="47BBC1C3" w:rsidRPr="04C75E4C">
                <w:rPr>
                  <w:rFonts w:eastAsia="Segoe UI"/>
                </w:rPr>
                <w:t xml:space="preserve"> speed at which one works while sustaining an activity (e.g., slow, quick, how often</w:t>
              </w:r>
            </w:ins>
            <w:ins w:id="202" w:author="Divita, Guy (NIH/CC) [C]" w:date="2025-07-18T09:55:00Z" w16du:dateUtc="2025-07-18T13:55:00Z">
              <w:r w:rsidR="00D2408E">
                <w:rPr>
                  <w:rFonts w:eastAsia="Segoe UI"/>
                </w:rPr>
                <w:t xml:space="preserve"> </w:t>
              </w:r>
            </w:ins>
            <w:ins w:id="203" w:author="Divita, Guy (NIH/CC) [C]" w:date="2025-07-17T16:35:00Z">
              <w:r w:rsidR="47BBC1C3" w:rsidRPr="04C75E4C">
                <w:rPr>
                  <w:rFonts w:eastAsia="Segoe UI"/>
                </w:rPr>
                <w:t>one needs breaks to get a task completed</w:t>
              </w:r>
            </w:ins>
          </w:p>
        </w:tc>
      </w:tr>
      <w:tr w:rsidR="008C5F0F" w:rsidRPr="006A7903" w14:paraId="5E66BF57" w14:textId="77777777" w:rsidTr="00D7578F">
        <w:trPr>
          <w:trHeight w:val="302"/>
          <w:tblHeader/>
          <w:trPrChange w:id="204" w:author="Divita, Guy (NIH/CC) [C]" w:date="2025-07-18T10:05:00Z" w16du:dateUtc="2025-07-18T14:05:00Z">
            <w:trPr>
              <w:gridBefore w:val="1"/>
              <w:trHeight w:val="302"/>
              <w:tblHeader/>
            </w:trPr>
          </w:trPrChange>
        </w:trPr>
        <w:tc>
          <w:tcPr>
            <w:tcW w:w="2910" w:type="dxa"/>
            <w:tcBorders>
              <w:top w:val="single" w:sz="6" w:space="0" w:color="auto"/>
              <w:left w:val="single" w:sz="6" w:space="0" w:color="auto"/>
              <w:bottom w:val="single" w:sz="6" w:space="0" w:color="auto"/>
              <w:right w:val="single" w:sz="6" w:space="0" w:color="auto"/>
            </w:tcBorders>
            <w:tcPrChange w:id="205" w:author="Divita, Guy (NIH/CC) [C]" w:date="2025-07-18T10:05:00Z" w16du:dateUtc="2025-07-18T14:05:00Z">
              <w:tcPr>
                <w:tcW w:w="3000" w:type="dxa"/>
                <w:gridSpan w:val="2"/>
                <w:tcBorders>
                  <w:top w:val="single" w:sz="6" w:space="0" w:color="auto"/>
                  <w:left w:val="single" w:sz="6" w:space="0" w:color="auto"/>
                  <w:bottom w:val="single" w:sz="6" w:space="0" w:color="auto"/>
                  <w:right w:val="single" w:sz="6" w:space="0" w:color="auto"/>
                </w:tcBorders>
              </w:tcPr>
            </w:tcPrChange>
          </w:tcPr>
          <w:p w14:paraId="454348EA" w14:textId="77777777" w:rsidR="008C5F0F" w:rsidRPr="006A7903" w:rsidRDefault="008C5F0F" w:rsidP="00ED3068">
            <w:pPr>
              <w:jc w:val="left"/>
            </w:pPr>
            <w:r w:rsidRPr="006A7903">
              <w:t>Persistence</w:t>
            </w:r>
          </w:p>
        </w:tc>
        <w:tc>
          <w:tcPr>
            <w:tcW w:w="5850" w:type="dxa"/>
            <w:tcBorders>
              <w:top w:val="single" w:sz="6" w:space="0" w:color="auto"/>
              <w:left w:val="single" w:sz="6" w:space="0" w:color="auto"/>
              <w:bottom w:val="single" w:sz="6" w:space="0" w:color="auto"/>
              <w:right w:val="single" w:sz="6" w:space="0" w:color="auto"/>
            </w:tcBorders>
            <w:tcPrChange w:id="206" w:author="Divita, Guy (NIH/CC) [C]" w:date="2025-07-18T10:05:00Z" w16du:dateUtc="2025-07-18T14:05:00Z">
              <w:tcPr>
                <w:tcW w:w="5760" w:type="dxa"/>
                <w:gridSpan w:val="2"/>
                <w:tcBorders>
                  <w:top w:val="single" w:sz="6" w:space="0" w:color="auto"/>
                  <w:left w:val="single" w:sz="6" w:space="0" w:color="auto"/>
                  <w:bottom w:val="single" w:sz="6" w:space="0" w:color="auto"/>
                  <w:right w:val="single" w:sz="6" w:space="0" w:color="auto"/>
                </w:tcBorders>
              </w:tcPr>
            </w:tcPrChange>
          </w:tcPr>
          <w:p w14:paraId="41511385" w14:textId="386712B0" w:rsidR="008C5F0F" w:rsidRPr="006A7903" w:rsidRDefault="00332ECA" w:rsidP="00ED3068">
            <w:pPr>
              <w:jc w:val="left"/>
            </w:pPr>
            <w:r>
              <w:t>T</w:t>
            </w:r>
            <w:r w:rsidR="008C5F0F" w:rsidRPr="00270C60">
              <w:t>he ability to stick with a task over time (including work tasks) and sustaining an activity over a period of time for a cognitive reason</w:t>
            </w:r>
          </w:p>
        </w:tc>
      </w:tr>
    </w:tbl>
    <w:p w14:paraId="40E62255" w14:textId="187F4D55" w:rsidR="002042FD" w:rsidRDefault="00332ECA" w:rsidP="00ED3068">
      <w:pPr>
        <w:pStyle w:val="Heading3"/>
      </w:pPr>
      <w:r w:rsidRPr="0033368C">
        <w:t>Non-Relevant</w:t>
      </w:r>
      <w:r w:rsidR="002042FD" w:rsidRPr="0033368C">
        <w:t xml:space="preserve"> Evidence</w:t>
      </w:r>
    </w:p>
    <w:p w14:paraId="33048CE5" w14:textId="565ECD4F" w:rsidR="00282A7C" w:rsidRDefault="002042FD" w:rsidP="001D1781">
      <w:commentRangeStart w:id="207"/>
      <w:commentRangeStart w:id="208"/>
      <w:r>
        <w:t xml:space="preserve">There is a </w:t>
      </w:r>
      <w:ins w:id="209" w:author="Divita, Guy (NIH/CC) [C]" w:date="2025-07-18T09:40:00Z" w16du:dateUtc="2025-07-18T13:40:00Z">
        <w:r w:rsidR="007F42AF">
          <w:t>filter</w:t>
        </w:r>
      </w:ins>
      <w:del w:id="210" w:author="Divita, Guy (NIH/CC) [C]" w:date="2025-07-18T09:40:00Z" w16du:dateUtc="2025-07-18T13:40:00Z">
        <w:r w:rsidDel="007F42AF">
          <w:delText>check</w:delText>
        </w:r>
      </w:del>
      <w:r>
        <w:t xml:space="preserve"> to throw out </w:t>
      </w:r>
      <w:commentRangeEnd w:id="207"/>
      <w:r w:rsidR="00D10B09">
        <w:rPr>
          <w:rStyle w:val="CommentReference"/>
          <w:sz w:val="21"/>
          <w:szCs w:val="21"/>
        </w:rPr>
        <w:commentReference w:id="207"/>
      </w:r>
      <w:commentRangeEnd w:id="208"/>
      <w:r w:rsidR="007F42AF">
        <w:rPr>
          <w:rStyle w:val="CommentReference"/>
          <w:sz w:val="21"/>
          <w:szCs w:val="21"/>
        </w:rPr>
        <w:commentReference w:id="208"/>
      </w:r>
      <w:r>
        <w:t xml:space="preserve">mentions that are not IPIR, </w:t>
      </w:r>
      <w:r w:rsidR="00491134">
        <w:t>ComCog</w:t>
      </w:r>
      <w:r>
        <w:t xml:space="preserve">, or </w:t>
      </w:r>
      <w:r w:rsidR="00770B10">
        <w:rPr>
          <w:i/>
          <w:iCs/>
        </w:rPr>
        <w:t>m</w:t>
      </w:r>
      <w:r w:rsidRPr="009B190F">
        <w:rPr>
          <w:i/>
          <w:iCs/>
        </w:rPr>
        <w:t>ental</w:t>
      </w:r>
      <w:r w:rsidR="00C24CC5" w:rsidRPr="009B190F">
        <w:rPr>
          <w:i/>
          <w:iCs/>
        </w:rPr>
        <w:t>-</w:t>
      </w:r>
      <w:r w:rsidR="00770B10">
        <w:rPr>
          <w:i/>
          <w:iCs/>
        </w:rPr>
        <w:t>f</w:t>
      </w:r>
      <w:r w:rsidRPr="009B190F">
        <w:rPr>
          <w:i/>
          <w:iCs/>
        </w:rPr>
        <w:t>unctioning</w:t>
      </w:r>
      <w:r>
        <w:t xml:space="preserve"> related due to some known context.</w:t>
      </w:r>
      <w:r w:rsidR="009807A8">
        <w:t xml:space="preserve"> </w:t>
      </w:r>
      <w:r>
        <w:t xml:space="preserve">For example, if the sentence has the word </w:t>
      </w:r>
      <w:r w:rsidRPr="00770B10">
        <w:rPr>
          <w:i/>
        </w:rPr>
        <w:t>invoice</w:t>
      </w:r>
      <w:r>
        <w:t xml:space="preserve">, or </w:t>
      </w:r>
      <w:r w:rsidRPr="00770B10">
        <w:rPr>
          <w:i/>
        </w:rPr>
        <w:t>billing</w:t>
      </w:r>
      <w:r>
        <w:t xml:space="preserve"> in it, this is not an </w:t>
      </w:r>
      <w:r w:rsidR="00583883">
        <w:t>E</w:t>
      </w:r>
      <w:r>
        <w:t>MF</w:t>
      </w:r>
      <w:r w:rsidR="00D34E27">
        <w:t>O</w:t>
      </w:r>
      <w:r>
        <w:t xml:space="preserve"> mention.</w:t>
      </w:r>
      <w:r w:rsidR="009807A8">
        <w:t xml:space="preserve"> </w:t>
      </w:r>
      <w:r>
        <w:t xml:space="preserve">There </w:t>
      </w:r>
      <w:r w:rsidR="00AF2064">
        <w:t xml:space="preserve">were </w:t>
      </w:r>
      <w:r>
        <w:t xml:space="preserve">1389 terms marked as </w:t>
      </w:r>
      <w:r w:rsidRPr="0035383F">
        <w:rPr>
          <w:i/>
        </w:rPr>
        <w:t>Not</w:t>
      </w:r>
      <w:r w:rsidR="00583883">
        <w:rPr>
          <w:i/>
        </w:rPr>
        <w:t>E</w:t>
      </w:r>
      <w:r w:rsidRPr="0035383F">
        <w:rPr>
          <w:i/>
        </w:rPr>
        <w:t>MFO</w:t>
      </w:r>
      <w:r>
        <w:t xml:space="preserve"> which include </w:t>
      </w:r>
      <w:r w:rsidRPr="0035383F">
        <w:rPr>
          <w:i/>
          <w:u w:val="single"/>
        </w:rPr>
        <w:t>case number</w:t>
      </w:r>
      <w:r>
        <w:t xml:space="preserve">, </w:t>
      </w:r>
      <w:r>
        <w:rPr>
          <w:i/>
          <w:u w:val="single"/>
        </w:rPr>
        <w:t>swelling</w:t>
      </w:r>
      <w:r>
        <w:t xml:space="preserve"> and </w:t>
      </w:r>
      <w:r w:rsidRPr="0035383F">
        <w:rPr>
          <w:i/>
          <w:u w:val="single"/>
        </w:rPr>
        <w:t>please</w:t>
      </w:r>
      <w:r>
        <w:t>.</w:t>
      </w:r>
      <w:r w:rsidR="00193559">
        <w:t xml:space="preserve"> </w:t>
      </w:r>
      <w:r>
        <w:t>These non-relevant evidence terms were garnered and added from frequency distributions of terms appearing in false</w:t>
      </w:r>
      <w:r w:rsidR="00F02BD7">
        <w:t>-</w:t>
      </w:r>
      <w:r>
        <w:t>positive mentions and never appearing in true</w:t>
      </w:r>
      <w:r w:rsidR="00F02BD7">
        <w:t>-</w:t>
      </w:r>
      <w:r>
        <w:t>positive or false</w:t>
      </w:r>
      <w:r w:rsidR="00F02BD7">
        <w:t>-</w:t>
      </w:r>
      <w:r>
        <w:t xml:space="preserve">negative mentions. </w:t>
      </w:r>
    </w:p>
    <w:p w14:paraId="5EB5F75C" w14:textId="32C42E39" w:rsidR="00B30566" w:rsidRDefault="00491134" w:rsidP="00ED3068">
      <w:pPr>
        <w:pStyle w:val="Heading3"/>
      </w:pPr>
      <w:r>
        <w:t>ComCog</w:t>
      </w:r>
      <w:r w:rsidR="00605F08">
        <w:t xml:space="preserve"> and IPIR </w:t>
      </w:r>
      <w:r w:rsidR="009B081E">
        <w:t>Dictionary</w:t>
      </w:r>
      <w:r w:rsidR="00605F08">
        <w:t xml:space="preserve"> Creation and Curation</w:t>
      </w:r>
    </w:p>
    <w:p w14:paraId="5BD6F081" w14:textId="2D1D0CE8" w:rsidR="00F90D39" w:rsidRDefault="00E811FE" w:rsidP="00E35A0E">
      <w:r>
        <w:t>V</w:t>
      </w:r>
      <w:r w:rsidR="00F90D39">
        <w:t>ocabularies</w:t>
      </w:r>
      <w:r>
        <w:t xml:space="preserve"> from the </w:t>
      </w:r>
      <w:r w:rsidR="00E963C5">
        <w:t>UMLS</w:t>
      </w:r>
      <w:ins w:id="211" w:author="Sacco, Maryanne (NIH/CC/RMD) [C]" w:date="2025-07-17T16:17:00Z" w16du:dateUtc="2025-07-17T20:17:00Z">
        <w:r w:rsidR="00D10B09">
          <w:t xml:space="preserve"> </w:t>
        </w:r>
      </w:ins>
      <w:r w:rsidR="00C92276">
        <w:fldChar w:fldCharType="begin"/>
      </w:r>
      <w:r w:rsidR="0073238B">
        <w:instrText xml:space="preserve"> ADDIN EN.CITE &lt;EndNote&gt;&lt;Cite&gt;&lt;Author&gt;Bodenreider&lt;/Author&gt;&lt;Year&gt;2004&lt;/Year&gt;&lt;RecNum&gt;30&lt;/RecNum&gt;&lt;DisplayText&gt;[25]&lt;/DisplayText&gt;&lt;record&gt;&lt;rec-number&gt;30&lt;/rec-number&gt;&lt;foreign-keys&gt;&lt;key app="EN" db-id="vwp509ve492vziesrwtprwp05pvs0ftssa5d" timestamp="1741829125"&gt;30&lt;/key&gt;&lt;/foreign-keys&gt;&lt;ref-type name="Journal Article"&gt;17&lt;/ref-type&gt;&lt;contributors&gt;&lt;authors&gt;&lt;author&gt;Bodenreider, Olivier&lt;/author&gt;&lt;/authors&gt;&lt;/contributors&gt;&lt;titles&gt;&lt;title&gt;The unified medical language system (UMLS): integrating biomedical terminology&lt;/title&gt;&lt;secondary-title&gt;Nucleic acids research&lt;/secondary-title&gt;&lt;/titles&gt;&lt;periodical&gt;&lt;full-title&gt;Nucleic acids research&lt;/full-title&gt;&lt;/periodical&gt;&lt;pages&gt;D267-D270&lt;/pages&gt;&lt;volume&gt;32&lt;/volume&gt;&lt;number&gt;suppl_1&lt;/number&gt;&lt;dates&gt;&lt;year&gt;2004&lt;/year&gt;&lt;/dates&gt;&lt;isbn&gt;0305-1048&lt;/isbn&gt;&lt;urls&gt;&lt;/urls&gt;&lt;/record&gt;&lt;/Cite&gt;&lt;/EndNote&gt;</w:instrText>
      </w:r>
      <w:r w:rsidR="00C92276">
        <w:fldChar w:fldCharType="separate"/>
      </w:r>
      <w:r w:rsidR="0073238B">
        <w:rPr>
          <w:noProof/>
        </w:rPr>
        <w:t>[25]</w:t>
      </w:r>
      <w:r w:rsidR="00C92276">
        <w:fldChar w:fldCharType="end"/>
      </w:r>
      <w:r w:rsidR="00867D75">
        <w:t xml:space="preserve"> </w:t>
      </w:r>
      <w:r w:rsidR="00FE5C13">
        <w:t>with</w:t>
      </w:r>
      <w:r w:rsidR="00F90D39">
        <w:t xml:space="preserve"> potential of having relevant </w:t>
      </w:r>
      <w:r w:rsidR="007A050C">
        <w:rPr>
          <w:i/>
          <w:iCs/>
        </w:rPr>
        <w:t>mental-functioning</w:t>
      </w:r>
      <w:r w:rsidR="00F90D39">
        <w:t xml:space="preserve"> information</w:t>
      </w:r>
      <w:r>
        <w:t xml:space="preserve"> </w:t>
      </w:r>
      <w:r w:rsidR="000C6D7B">
        <w:t>were reviewed.</w:t>
      </w:r>
      <w:r w:rsidR="009807A8">
        <w:t xml:space="preserve"> </w:t>
      </w:r>
      <w:r w:rsidR="00F90D39">
        <w:t>Beyond the ICF</w:t>
      </w:r>
      <w:ins w:id="212" w:author="Sacco, Maryanne (NIH/CC/RMD) [C]" w:date="2025-07-17T16:17:00Z" w16du:dateUtc="2025-07-17T20:17:00Z">
        <w:r w:rsidR="00D10B09">
          <w:t xml:space="preserve"> </w:t>
        </w:r>
      </w:ins>
      <w:r w:rsidR="008B3585">
        <w:fldChar w:fldCharType="begin"/>
      </w:r>
      <w:r w:rsidR="0073238B">
        <w:instrText xml:space="preserve"> ADDIN EN.CITE &lt;EndNote&gt;&lt;Cite&gt;&lt;Author&gt;WHO&lt;/Author&gt;&lt;RecNum&gt;17&lt;/RecNum&gt;&lt;DisplayText&gt;[8]&lt;/DisplayText&gt;&lt;record&gt;&lt;rec-number&gt;17&lt;/rec-number&gt;&lt;foreign-keys&gt;&lt;key app="EN" db-id="vwp509ve492vziesrwtprwp05pvs0ftssa5d" timestamp="1741816472"&gt;17&lt;/key&gt;&lt;/foreign-keys&gt;&lt;ref-type name="Book"&gt;6&lt;/ref-type&gt;&lt;contributors&gt;&lt;authors&gt;&lt;author&gt;WHO&lt;/author&gt;&lt;/authors&gt;&lt;/contributors&gt;&lt;titles&gt;&lt;title&gt;International Classification of Functioning, Disability and Health&lt;/title&gt;&lt;/titles&gt;&lt;dates&gt;&lt;pub-dates&gt;&lt;date&gt;2001&lt;/date&gt;&lt;/pub-dates&gt;&lt;/dates&gt;&lt;pub-location&gt; Geneva&lt;/pub-location&gt;&lt;publisher&gt;World Health Organization&lt;/publisher&gt;&lt;isbn&gt;(ISBN 92 4 154542 9)&lt;/isbn&gt;&lt;urls&gt;&lt;/urls&gt;&lt;/record&gt;&lt;/Cite&gt;&lt;/EndNote&gt;</w:instrText>
      </w:r>
      <w:r w:rsidR="008B3585">
        <w:fldChar w:fldCharType="separate"/>
      </w:r>
      <w:r w:rsidR="0073238B">
        <w:rPr>
          <w:noProof/>
        </w:rPr>
        <w:t>[8]</w:t>
      </w:r>
      <w:r w:rsidR="008B3585">
        <w:fldChar w:fldCharType="end"/>
      </w:r>
      <w:r w:rsidR="00CB6852">
        <w:t>,</w:t>
      </w:r>
      <w:r w:rsidR="00F90D39">
        <w:t xml:space="preserve"> these included</w:t>
      </w:r>
      <w:r w:rsidR="00A21925">
        <w:t xml:space="preserve"> the M</w:t>
      </w:r>
      <w:r w:rsidR="0014343D">
        <w:t>eSH</w:t>
      </w:r>
      <w:ins w:id="213" w:author="Sacco, Maryanne (NIH/CC/RMD) [C]" w:date="2025-07-17T16:17:00Z" w16du:dateUtc="2025-07-17T20:17:00Z">
        <w:r w:rsidR="00D10B09">
          <w:t xml:space="preserve"> </w:t>
        </w:r>
      </w:ins>
      <w:r w:rsidR="00713678">
        <w:fldChar w:fldCharType="begin"/>
      </w:r>
      <w:r w:rsidR="0073238B">
        <w:instrText xml:space="preserve"> ADDIN EN.CITE &lt;EndNote&gt;&lt;Cite&gt;&lt;Author&gt;Lipscomb&lt;/Author&gt;&lt;Year&gt;2000&lt;/Year&gt;&lt;RecNum&gt;14&lt;/RecNum&gt;&lt;DisplayText&gt;[21]&lt;/DisplayText&gt;&lt;record&gt;&lt;rec-number&gt;14&lt;/rec-number&gt;&lt;foreign-keys&gt;&lt;key app="EN" db-id="vwp509ve492vziesrwtprwp05pvs0ftssa5d" timestamp="1741815533"&gt;14&lt;/key&gt;&lt;/foreign-keys&gt;&lt;ref-type name="Journal Article"&gt;17&lt;/ref-type&gt;&lt;contributors&gt;&lt;authors&gt;&lt;author&gt;Lipscomb, Carolyn E&lt;/author&gt;&lt;/authors&gt;&lt;/contributors&gt;&lt;titles&gt;&lt;title&gt;Medical subject headings (MeSH)&lt;/title&gt;&lt;secondary-title&gt;Bulletin of the Medical Library Association&lt;/secondary-title&gt;&lt;/titles&gt;&lt;periodical&gt;&lt;full-title&gt;Bulletin of the Medical Library Association&lt;/full-title&gt;&lt;/periodical&gt;&lt;pages&gt;265&lt;/pages&gt;&lt;volume&gt;88&lt;/volume&gt;&lt;number&gt;3&lt;/number&gt;&lt;dates&gt;&lt;year&gt;2000&lt;/year&gt;&lt;/dates&gt;&lt;urls&gt;&lt;/urls&gt;&lt;/record&gt;&lt;/Cite&gt;&lt;/EndNote&gt;</w:instrText>
      </w:r>
      <w:r w:rsidR="00713678">
        <w:fldChar w:fldCharType="separate"/>
      </w:r>
      <w:r w:rsidR="0073238B">
        <w:rPr>
          <w:noProof/>
        </w:rPr>
        <w:t>[21]</w:t>
      </w:r>
      <w:r w:rsidR="00713678">
        <w:fldChar w:fldCharType="end"/>
      </w:r>
      <w:r w:rsidR="00A21925">
        <w:t xml:space="preserve">, </w:t>
      </w:r>
      <w:r w:rsidR="0014343D">
        <w:t>SNOMED-CT</w:t>
      </w:r>
      <w:ins w:id="214" w:author="Sacco, Maryanne (NIH/CC/RMD) [C]" w:date="2025-07-17T16:17:00Z" w16du:dateUtc="2025-07-17T20:17:00Z">
        <w:r w:rsidR="00D10B09">
          <w:t xml:space="preserve"> </w:t>
        </w:r>
      </w:ins>
      <w:r w:rsidR="0090052F">
        <w:t>[</w:t>
      </w:r>
      <w:r w:rsidR="003E21A0">
        <w:t>15</w:t>
      </w:r>
      <w:r w:rsidR="006766B6">
        <w:t>]</w:t>
      </w:r>
      <w:r w:rsidR="003E21A0">
        <w:t xml:space="preserve">, </w:t>
      </w:r>
      <w:r w:rsidR="00F90D39" w:rsidRPr="00830787">
        <w:t>Medical Dictionary for Regulatory Activities</w:t>
      </w:r>
      <w:ins w:id="215" w:author="Divita, Guy (NIH/CC) [C]" w:date="2025-07-18T09:43:00Z" w16du:dateUtc="2025-07-18T13:43:00Z">
        <w:r w:rsidR="007F1FF0">
          <w:t>(MedDRA)</w:t>
        </w:r>
      </w:ins>
      <w:r w:rsidR="00CB6852">
        <w:fldChar w:fldCharType="begin"/>
      </w:r>
      <w:r w:rsidR="0073238B">
        <w:instrText xml:space="preserve"> ADDIN EN.CITE &lt;EndNote&gt;&lt;Cite&gt;&lt;Author&gt;Jaasu&lt;/Author&gt;&lt;Year&gt;2018&lt;/Year&gt;&lt;RecNum&gt;24&lt;/RecNum&gt;&lt;DisplayText&gt;[26]&lt;/DisplayText&gt;&lt;record&gt;&lt;rec-number&gt;24&lt;/rec-number&gt;&lt;foreign-keys&gt;&lt;key app="EN" db-id="vwp509ve492vziesrwtprwp05pvs0ftssa5d" timestamp="1741826644"&gt;24&lt;/key&gt;&lt;/foreign-keys&gt;&lt;ref-type name="Journal Article"&gt;17&lt;/ref-type&gt;&lt;contributors&gt;&lt;authors&gt;&lt;author&gt;Jaasu, Nukalapati Mishma&lt;/author&gt;&lt;author&gt;Kamaraj, Raju&lt;/author&gt;&lt;author&gt;Seetharaman, R&lt;/author&gt;&lt;/authors&gt;&lt;/contributors&gt;&lt;titles&gt;&lt;title&gt;MedDRA (medical dictionary for regulatory activities)&lt;/title&gt;&lt;secondary-title&gt;Research journal of pharmacy and technology&lt;/secondary-title&gt;&lt;/titles&gt;&lt;periodical&gt;&lt;full-title&gt;Research journal of pharmacy and technology&lt;/full-title&gt;&lt;/periodical&gt;&lt;pages&gt;4751-4754&lt;/pages&gt;&lt;volume&gt;11&lt;/volume&gt;&lt;number&gt;10&lt;/number&gt;&lt;dates&gt;&lt;year&gt;2018&lt;/year&gt;&lt;/dates&gt;&lt;isbn&gt;0974-3618&lt;/isbn&gt;&lt;urls&gt;&lt;/urls&gt;&lt;/record&gt;&lt;/Cite&gt;&lt;/EndNote&gt;</w:instrText>
      </w:r>
      <w:r w:rsidR="00CB6852">
        <w:fldChar w:fldCharType="separate"/>
      </w:r>
      <w:ins w:id="216" w:author="Sacco, Maryanne (NIH/CC/RMD) [C]" w:date="2025-07-17T16:17:00Z" w16du:dateUtc="2025-07-17T20:17:00Z">
        <w:r w:rsidR="00D10B09">
          <w:t xml:space="preserve"> </w:t>
        </w:r>
      </w:ins>
      <w:r w:rsidR="0073238B">
        <w:rPr>
          <w:noProof/>
        </w:rPr>
        <w:t>[26]</w:t>
      </w:r>
      <w:r w:rsidR="00CB6852">
        <w:fldChar w:fldCharType="end"/>
      </w:r>
      <w:del w:id="217" w:author="Divita, Guy (NIH/CC) [C]" w:date="2025-07-18T09:43:00Z" w16du:dateUtc="2025-07-18T13:43:00Z">
        <w:r w:rsidR="006B7822" w:rsidDel="007F1FF0">
          <w:delText xml:space="preserve"> </w:delText>
        </w:r>
        <w:commentRangeStart w:id="218"/>
        <w:r w:rsidR="00BB4991" w:rsidDel="007F1FF0">
          <w:delText>(</w:delText>
        </w:r>
        <w:r w:rsidR="006B7822" w:rsidDel="007F1FF0">
          <w:delText>MedDRA</w:delText>
        </w:r>
        <w:r w:rsidR="00BB4991" w:rsidDel="007F1FF0">
          <w:delText>)</w:delText>
        </w:r>
      </w:del>
      <w:r w:rsidR="00BB4991">
        <w:t>,</w:t>
      </w:r>
      <w:r w:rsidR="00F90D39" w:rsidRPr="00830787">
        <w:t xml:space="preserve"> </w:t>
      </w:r>
      <w:commentRangeEnd w:id="218"/>
      <w:r w:rsidR="00BE50CE">
        <w:rPr>
          <w:rStyle w:val="CommentReference"/>
          <w:sz w:val="21"/>
          <w:szCs w:val="21"/>
        </w:rPr>
        <w:commentReference w:id="218"/>
      </w:r>
      <w:r w:rsidR="00F90D39">
        <w:t>and</w:t>
      </w:r>
      <w:r w:rsidR="009807A8">
        <w:t xml:space="preserve"> </w:t>
      </w:r>
      <w:r w:rsidR="00B64AD5">
        <w:t>Thesaurus of Psychological Index Terms</w:t>
      </w:r>
      <w:ins w:id="219" w:author="Divita, Guy (NIH/CC) [C]" w:date="2025-07-18T09:43:00Z" w16du:dateUtc="2025-07-18T13:43:00Z">
        <w:r w:rsidR="008C789B">
          <w:t xml:space="preserve"> (PSY)</w:t>
        </w:r>
      </w:ins>
      <w:ins w:id="220" w:author="Sacco, Maryanne (NIH/CC/RMD) [C]" w:date="2025-07-17T16:17:00Z" w16du:dateUtc="2025-07-17T20:17:00Z">
        <w:r w:rsidR="00D10B09">
          <w:t xml:space="preserve"> </w:t>
        </w:r>
      </w:ins>
      <w:r w:rsidR="00E44A87">
        <w:fldChar w:fldCharType="begin"/>
      </w:r>
      <w:r w:rsidR="0073238B">
        <w:instrText xml:space="preserve"> ADDIN EN.CITE &lt;EndNote&gt;&lt;Cite&gt;&lt;Author&gt;Gallagher&lt;/Author&gt;&lt;Year&gt;2005&lt;/Year&gt;&lt;RecNum&gt;53&lt;/RecNum&gt;&lt;DisplayText&gt;[27]&lt;/DisplayText&gt;&lt;record&gt;&lt;rec-number&gt;53&lt;/rec-number&gt;&lt;foreign-keys&gt;&lt;key app="EN" db-id="vwp509ve492vziesrwtprwp05pvs0ftssa5d" timestamp="1746196717"&gt;53&lt;/key&gt;&lt;/foreign-keys&gt;&lt;ref-type name="Journal Article"&gt;17&lt;/ref-type&gt;&lt;contributors&gt;&lt;authors&gt;&lt;author&gt;Gallagher, Lisa A&lt;/author&gt;&lt;/authors&gt;&lt;/contributors&gt;&lt;titles&gt;&lt;title&gt;Thesaurus of psychological index terms&lt;/title&gt;&lt;secondary-title&gt;(No Title)&lt;/secondary-title&gt;&lt;/titles&gt;&lt;periodical&gt;&lt;full-title&gt;(No Title)&lt;/full-title&gt;&lt;/periodical&gt;&lt;dates&gt;&lt;year&gt;2005&lt;/year&gt;&lt;/dates&gt;&lt;urls&gt;&lt;/urls&gt;&lt;/record&gt;&lt;/Cite&gt;&lt;/EndNote&gt;</w:instrText>
      </w:r>
      <w:r w:rsidR="00E44A87">
        <w:fldChar w:fldCharType="separate"/>
      </w:r>
      <w:r w:rsidR="0073238B">
        <w:rPr>
          <w:noProof/>
        </w:rPr>
        <w:t>[27]</w:t>
      </w:r>
      <w:r w:rsidR="00E44A87">
        <w:fldChar w:fldCharType="end"/>
      </w:r>
      <w:del w:id="221" w:author="Divita, Guy (NIH/CC) [C]" w:date="2025-07-18T09:43:00Z" w16du:dateUtc="2025-07-18T13:43:00Z">
        <w:r w:rsidR="009807A8" w:rsidDel="008C789B">
          <w:delText xml:space="preserve"> </w:delText>
        </w:r>
        <w:r w:rsidR="005B36DF" w:rsidDel="008C789B">
          <w:delText>(PSY)</w:delText>
        </w:r>
      </w:del>
      <w:r w:rsidR="00BB4991">
        <w:t>.</w:t>
      </w:r>
      <w:r w:rsidR="00F90D39">
        <w:t xml:space="preserve"> </w:t>
      </w:r>
      <w:r w:rsidR="000C6D7B">
        <w:t>S</w:t>
      </w:r>
      <w:r w:rsidR="00F90D39">
        <w:t>eed concepts from each of the EMFO’s 4 quadrants (i.e., input, throughput, output, and feedback)</w:t>
      </w:r>
      <w:r w:rsidR="00127274">
        <w:t xml:space="preserve"> were identified to</w:t>
      </w:r>
      <w:r w:rsidR="00F90D39">
        <w:t xml:space="preserve"> traverse through the UMLS as a whole.</w:t>
      </w:r>
      <w:r w:rsidR="009807A8">
        <w:t xml:space="preserve"> </w:t>
      </w:r>
      <w:r w:rsidR="00FB116E">
        <w:t>The UMLS was</w:t>
      </w:r>
      <w:r w:rsidR="00F90D39">
        <w:t xml:space="preserve"> systematically traversed through descending hierarchical and non-relationships as they existed via the content within </w:t>
      </w:r>
      <w:commentRangeStart w:id="222"/>
      <w:commentRangeStart w:id="223"/>
      <w:r w:rsidR="00F90D39">
        <w:t>MRREL and MRHIER</w:t>
      </w:r>
      <w:ins w:id="224" w:author="Sacco, Maryanne (NIH/CC/RMD) [C]" w:date="2025-07-17T16:18:00Z" w16du:dateUtc="2025-07-17T20:18:00Z">
        <w:r w:rsidR="00BE50CE">
          <w:t xml:space="preserve"> </w:t>
        </w:r>
        <w:commentRangeEnd w:id="222"/>
        <w:r w:rsidR="00A2775F">
          <w:rPr>
            <w:rStyle w:val="CommentReference"/>
            <w:sz w:val="21"/>
            <w:szCs w:val="21"/>
          </w:rPr>
          <w:commentReference w:id="222"/>
        </w:r>
      </w:ins>
      <w:commentRangeEnd w:id="223"/>
      <w:r w:rsidR="00995605">
        <w:rPr>
          <w:rStyle w:val="CommentReference"/>
          <w:sz w:val="21"/>
          <w:szCs w:val="21"/>
        </w:rPr>
        <w:commentReference w:id="223"/>
      </w:r>
      <w:r w:rsidR="007B71C9">
        <w:fldChar w:fldCharType="begin"/>
      </w:r>
      <w:r w:rsidR="0073238B">
        <w:instrText xml:space="preserve"> ADDIN EN.CITE &lt;EndNote&gt;&lt;Cite&gt;&lt;Author&gt;NLM&lt;/Author&gt;&lt;RecNum&gt;26&lt;/RecNum&gt;&lt;DisplayText&gt;[28]&lt;/DisplayText&gt;&lt;record&gt;&lt;rec-number&gt;26&lt;/rec-number&gt;&lt;foreign-keys&gt;&lt;key app="EN" db-id="vwp509ve492vziesrwtprwp05pvs0ftssa5d" timestamp="1741827684"&gt;26&lt;/key&gt;&lt;/foreign-keys&gt;&lt;ref-type name="Web Page"&gt;12&lt;/ref-type&gt;&lt;contributors&gt;&lt;authors&gt;&lt;author&gt;NLM&lt;/author&gt;&lt;/authors&gt;&lt;/contributors&gt;&lt;titles&gt;&lt;title&gt;UMLS Reference Manual [Internet]&lt;/title&gt;&lt;/titles&gt;&lt;volume&gt;2025&lt;/volume&gt;&lt;number&gt;March 12, 2025&lt;/number&gt;&lt;dates&gt;&lt;/dates&gt;&lt;publisher&gt;National Library of Medicine&lt;/publisher&gt;&lt;urls&gt;&lt;related-urls&gt;&lt;url&gt;https://www.ncbi.nlm.nih.gov/books/NBK9685/&lt;/url&gt;&lt;/related-urls&gt;&lt;/urls&gt;&lt;/record&gt;&lt;/Cite&gt;&lt;/EndNote&gt;</w:instrText>
      </w:r>
      <w:r w:rsidR="007B71C9">
        <w:fldChar w:fldCharType="separate"/>
      </w:r>
      <w:r w:rsidR="0073238B">
        <w:rPr>
          <w:noProof/>
        </w:rPr>
        <w:t>[28]</w:t>
      </w:r>
      <w:r w:rsidR="007B71C9">
        <w:fldChar w:fldCharType="end"/>
      </w:r>
      <w:ins w:id="225" w:author="Divita, Guy (NIH/CC) [C]" w:date="2025-07-18T09:44:00Z" w16du:dateUtc="2025-07-18T13:44:00Z">
        <w:r w:rsidR="00181240">
          <w:t xml:space="preserve"> files</w:t>
        </w:r>
      </w:ins>
      <w:r w:rsidR="000105DF">
        <w:t xml:space="preserve">. </w:t>
      </w:r>
      <w:r w:rsidR="00FB116E">
        <w:t xml:space="preserve">Paths were </w:t>
      </w:r>
      <w:r w:rsidR="00F90D39">
        <w:t xml:space="preserve">followed based on UMLS concept-level relationships, rather than the more exact or accurate method of only following relationships asserted within and among the same source at the atom level. This approach was an effort to broaden our ability to extract terms at the expense of retrieving some non-relevant terms during development. </w:t>
      </w:r>
      <w:r w:rsidR="00B220C4">
        <w:t>Manual c</w:t>
      </w:r>
      <w:r w:rsidR="00F90D39">
        <w:t xml:space="preserve">ulling steps </w:t>
      </w:r>
      <w:r w:rsidR="00B220C4">
        <w:t xml:space="preserve">were taken </w:t>
      </w:r>
      <w:r w:rsidR="00F90D39">
        <w:t xml:space="preserve">to remove the more egregious fallacious terms </w:t>
      </w:r>
      <w:r w:rsidR="00B220C4">
        <w:t>afterw</w:t>
      </w:r>
      <w:r w:rsidR="346448D9">
        <w:t>a</w:t>
      </w:r>
      <w:r w:rsidR="00B220C4">
        <w:t>rds.</w:t>
      </w:r>
      <w:r w:rsidR="00F90D39">
        <w:t xml:space="preserve"> Some seed term areas were fruitful, picking up much content.</w:t>
      </w:r>
      <w:r w:rsidR="009807A8">
        <w:t xml:space="preserve"> </w:t>
      </w:r>
      <w:r w:rsidR="00F90D39">
        <w:t>Other seed terms were less fruitful, picking up terminology that is still covered only by the ICF.</w:t>
      </w:r>
    </w:p>
    <w:p w14:paraId="5FD575EE" w14:textId="77777777" w:rsidR="00F90D39" w:rsidRPr="00B5213E" w:rsidRDefault="00F90D39" w:rsidP="00ED3068">
      <w:pPr>
        <w:pStyle w:val="Heading4"/>
        <w:jc w:val="left"/>
      </w:pPr>
      <w:r>
        <w:t xml:space="preserve"> </w:t>
      </w:r>
      <w:r w:rsidRPr="00B5213E">
        <w:t>VerbNet and Additional Coverage</w:t>
      </w:r>
    </w:p>
    <w:p w14:paraId="560C96F4" w14:textId="1EC56FDC" w:rsidR="00AD5314" w:rsidRDefault="0017441F" w:rsidP="00B03A98">
      <w:r>
        <w:t>In the initial pilot annotation tasks, t</w:t>
      </w:r>
      <w:r w:rsidR="009C7AC9">
        <w:t xml:space="preserve">he </w:t>
      </w:r>
      <w:r w:rsidR="00F90D39">
        <w:t>domain expert annotators were highlighting observable behaviors within the sample clinical corpus, but these functioning mentions had no coverage within any UMLS sources.</w:t>
      </w:r>
      <w:r w:rsidR="009807A8">
        <w:t xml:space="preserve"> </w:t>
      </w:r>
      <w:r w:rsidR="00F90D39">
        <w:t>They were</w:t>
      </w:r>
      <w:r w:rsidR="004A626A">
        <w:t xml:space="preserve">, </w:t>
      </w:r>
      <w:r w:rsidR="38E9015F">
        <w:t xml:space="preserve">not </w:t>
      </w:r>
      <w:r w:rsidR="00B26555">
        <w:t>surprisingly,</w:t>
      </w:r>
      <w:r w:rsidR="00F90D39">
        <w:t xml:space="preserve"> mostly verb and adverbial phrases.</w:t>
      </w:r>
      <w:r w:rsidR="006F4909">
        <w:t xml:space="preserve"> </w:t>
      </w:r>
      <w:r w:rsidR="00F90D39">
        <w:t>VerbNet</w:t>
      </w:r>
      <w:ins w:id="226" w:author="Sacco, Maryanne (NIH/CC/RMD) [C]" w:date="2025-07-17T16:18:00Z" w16du:dateUtc="2025-07-17T20:18:00Z">
        <w:r w:rsidR="00A51573">
          <w:t xml:space="preserve"> </w:t>
        </w:r>
      </w:ins>
      <w:r w:rsidR="008974F8">
        <w:fldChar w:fldCharType="begin"/>
      </w:r>
      <w:r w:rsidR="0073238B">
        <w:instrText xml:space="preserve"> ADDIN EN.CITE &lt;EndNote&gt;&lt;Cite&gt;&lt;Author&gt;Palmer&lt;/Author&gt;&lt;Year&gt;2016&lt;/Year&gt;&lt;RecNum&gt;28&lt;/RecNum&gt;&lt;DisplayText&gt;[29]&lt;/DisplayText&gt;&lt;record&gt;&lt;rec-number&gt;28&lt;/rec-number&gt;&lt;foreign-keys&gt;&lt;key app="EN" db-id="vwp509ve492vziesrwtprwp05pvs0ftssa5d" timestamp="1741828050"&gt;28&lt;/key&gt;&lt;/foreign-keys&gt;&lt;ref-type name="Journal Article"&gt;17&lt;/ref-type&gt;&lt;contributors&gt;&lt;authors&gt;&lt;author&gt;Palmer, Martha&lt;/author&gt;&lt;author&gt;Bonial, Claire&lt;/author&gt;&lt;author&gt;Hwang, Jena D&lt;/author&gt;&lt;/authors&gt;&lt;/contributors&gt;&lt;titles&gt;&lt;title&gt;17 VerbNet: Capturing English Verb Behavior, Meaning, and Usage&lt;/title&gt;&lt;secondary-title&gt;The Oxford handbook of cognitive science&lt;/secondary-title&gt;&lt;/titles&gt;&lt;periodical&gt;&lt;full-title&gt;The Oxford handbook of cognitive science&lt;/full-title&gt;&lt;/periodical&gt;&lt;pages&gt;315&lt;/pages&gt;&lt;dates&gt;&lt;year&gt;2016&lt;/year&gt;&lt;/dates&gt;&lt;isbn&gt;0190667273&lt;/isbn&gt;&lt;urls&gt;&lt;/urls&gt;&lt;/record&gt;&lt;/Cite&gt;&lt;/EndNote&gt;</w:instrText>
      </w:r>
      <w:r w:rsidR="008974F8">
        <w:fldChar w:fldCharType="separate"/>
      </w:r>
      <w:r w:rsidR="0073238B">
        <w:rPr>
          <w:noProof/>
        </w:rPr>
        <w:t>[29]</w:t>
      </w:r>
      <w:r w:rsidR="008974F8">
        <w:fldChar w:fldCharType="end"/>
      </w:r>
      <w:r w:rsidR="00F90D39">
        <w:t xml:space="preserve"> is a catalog of English Verb classes, by thematic role which covers almost all known English verbs. </w:t>
      </w:r>
      <w:r w:rsidR="007F75CF">
        <w:t xml:space="preserve">Within VerbNet, </w:t>
      </w:r>
      <w:r w:rsidR="00696DC5">
        <w:t>the annotators</w:t>
      </w:r>
      <w:r w:rsidR="00F90D39" w:rsidRPr="00965EEB">
        <w:t xml:space="preserve"> identified 162 of the 322 classes related to </w:t>
      </w:r>
      <w:r w:rsidR="007A050C">
        <w:rPr>
          <w:i/>
          <w:iCs/>
        </w:rPr>
        <w:t>mental-functioning</w:t>
      </w:r>
      <w:r w:rsidR="00F90D39" w:rsidRPr="00965EEB">
        <w:t xml:space="preserve"> and then </w:t>
      </w:r>
      <w:r w:rsidR="00432E21">
        <w:t xml:space="preserve">subsequently </w:t>
      </w:r>
      <w:r w:rsidR="00F90D39" w:rsidRPr="00965EEB">
        <w:t xml:space="preserve">classified each class back </w:t>
      </w:r>
      <w:r w:rsidR="0086570E">
        <w:t xml:space="preserve">as either </w:t>
      </w:r>
      <w:r w:rsidR="00F90D39" w:rsidRPr="00965EEB">
        <w:t>Com</w:t>
      </w:r>
      <w:r w:rsidR="00F90D39">
        <w:t>C</w:t>
      </w:r>
      <w:r w:rsidR="00F90D39" w:rsidRPr="00965EEB">
        <w:t xml:space="preserve">og </w:t>
      </w:r>
      <w:r w:rsidR="0264B0FD">
        <w:t>or</w:t>
      </w:r>
      <w:r w:rsidR="009807A8">
        <w:t xml:space="preserve"> </w:t>
      </w:r>
      <w:r w:rsidR="00F90D39" w:rsidRPr="00965EEB">
        <w:t>IPIR.</w:t>
      </w:r>
      <w:r w:rsidR="009807A8">
        <w:t xml:space="preserve"> </w:t>
      </w:r>
      <w:r w:rsidR="00D976D8">
        <w:t>The annotators subsequently</w:t>
      </w:r>
      <w:r w:rsidR="001E42F5">
        <w:t xml:space="preserve"> sub</w:t>
      </w:r>
      <w:r w:rsidR="00020A7F">
        <w:t>-</w:t>
      </w:r>
      <w:r w:rsidR="00D976D8">
        <w:t xml:space="preserve">classified the VerbNet classes </w:t>
      </w:r>
      <w:r w:rsidR="001E42F5">
        <w:t xml:space="preserve">with </w:t>
      </w:r>
      <w:r w:rsidR="00F90D39" w:rsidRPr="00965EEB">
        <w:t>Com</w:t>
      </w:r>
      <w:r w:rsidR="00F90D39">
        <w:t>C</w:t>
      </w:r>
      <w:r w:rsidR="00F90D39" w:rsidRPr="00965EEB">
        <w:t xml:space="preserve">og </w:t>
      </w:r>
      <w:r w:rsidR="001E42F5">
        <w:t xml:space="preserve">and </w:t>
      </w:r>
      <w:r w:rsidR="00F90D39" w:rsidRPr="00965EEB">
        <w:t xml:space="preserve">IPIR </w:t>
      </w:r>
      <w:r w:rsidR="001E42F5">
        <w:t>categories</w:t>
      </w:r>
      <w:r w:rsidR="008A48E1">
        <w:t xml:space="preserve">, resulting in an additional </w:t>
      </w:r>
      <w:r w:rsidR="00C357C9">
        <w:t>dictionary</w:t>
      </w:r>
      <w:r w:rsidR="008A48E1">
        <w:t xml:space="preserve"> used within the NER</w:t>
      </w:r>
      <w:r w:rsidR="00947D87">
        <w:t xml:space="preserve">. </w:t>
      </w:r>
      <w:r w:rsidR="00F90D39">
        <w:t xml:space="preserve">This addition </w:t>
      </w:r>
      <w:r w:rsidR="00A522E8">
        <w:t xml:space="preserve">greatly </w:t>
      </w:r>
      <w:r w:rsidR="00F90D39">
        <w:t xml:space="preserve">increased coverage. </w:t>
      </w:r>
    </w:p>
    <w:p w14:paraId="247A5DDF" w14:textId="372C0BD7" w:rsidR="00B5213E" w:rsidRDefault="00480A31" w:rsidP="00ED3068">
      <w:pPr>
        <w:pStyle w:val="Heading4"/>
        <w:jc w:val="left"/>
      </w:pPr>
      <w:r>
        <w:t>Terminology from the Manual Annotations</w:t>
      </w:r>
    </w:p>
    <w:p w14:paraId="17FCEE97" w14:textId="09A5F499" w:rsidR="009B081E" w:rsidRPr="009B081E" w:rsidRDefault="001144BB" w:rsidP="00B03A98">
      <w:r>
        <w:t xml:space="preserve">The </w:t>
      </w:r>
      <w:r w:rsidR="00C357C9">
        <w:t>dictionaries</w:t>
      </w:r>
      <w:r>
        <w:t xml:space="preserve"> were augmented </w:t>
      </w:r>
      <w:r w:rsidR="00B6160F">
        <w:t>and</w:t>
      </w:r>
      <w:r>
        <w:t xml:space="preserve"> tuned by </w:t>
      </w:r>
      <w:r w:rsidR="00B6160F">
        <w:t xml:space="preserve">utilizing </w:t>
      </w:r>
      <w:r>
        <w:t>terms within the manual annotations which had no coverage in the initial dictionaries, (i.e., no UMLS coverage) using only terms discovered in the training sets</w:t>
      </w:r>
      <w:r w:rsidR="00033624">
        <w:t xml:space="preserve">, in particular, discovered from </w:t>
      </w:r>
      <w:r w:rsidR="00790258">
        <w:t>a review of the NER’s false</w:t>
      </w:r>
      <w:r w:rsidR="003C2909">
        <w:t>-</w:t>
      </w:r>
      <w:r w:rsidR="00790258">
        <w:t>negatives.</w:t>
      </w:r>
      <w:r w:rsidR="009807A8">
        <w:t xml:space="preserve"> </w:t>
      </w:r>
      <w:r>
        <w:t xml:space="preserve">These annotations gave us the opportunity to further curate the </w:t>
      </w:r>
      <w:r w:rsidR="00AB2F66">
        <w:t>dictionaries</w:t>
      </w:r>
      <w:r>
        <w:t xml:space="preserve"> by culling terms which spuriously identified </w:t>
      </w:r>
      <w:r w:rsidR="007A050C">
        <w:rPr>
          <w:i/>
          <w:iCs/>
        </w:rPr>
        <w:t>mental-functioning</w:t>
      </w:r>
      <w:r w:rsidR="00033624">
        <w:t xml:space="preserve"> </w:t>
      </w:r>
      <w:r w:rsidR="00D11BB3">
        <w:t>from a review of the high</w:t>
      </w:r>
      <w:r w:rsidR="0009194D">
        <w:t>-</w:t>
      </w:r>
      <w:r w:rsidR="00D11BB3">
        <w:t>frequency false</w:t>
      </w:r>
      <w:r w:rsidR="0009194D">
        <w:t>-</w:t>
      </w:r>
      <w:r w:rsidR="00D11BB3">
        <w:t xml:space="preserve">positives </w:t>
      </w:r>
      <w:r w:rsidR="0B0BAF9A">
        <w:t>in</w:t>
      </w:r>
      <w:r w:rsidR="009807A8">
        <w:t xml:space="preserve"> </w:t>
      </w:r>
      <w:r w:rsidR="00D11BB3">
        <w:t>the training set.</w:t>
      </w:r>
    </w:p>
    <w:p w14:paraId="5CA49379" w14:textId="77777777" w:rsidR="00025426" w:rsidRDefault="00025426" w:rsidP="00B03A98"/>
    <w:p w14:paraId="7DE7EA2D" w14:textId="77777777" w:rsidR="00025426" w:rsidRDefault="00025426" w:rsidP="00B03A98"/>
    <w:p w14:paraId="09158A7E" w14:textId="77777777" w:rsidR="00025426" w:rsidRPr="009B081E" w:rsidRDefault="00025426" w:rsidP="00B03A98"/>
    <w:p w14:paraId="4E28A6AC" w14:textId="16C40EF0" w:rsidR="004B464C" w:rsidRDefault="004B464C" w:rsidP="00ED3068">
      <w:pPr>
        <w:pStyle w:val="Heading3"/>
      </w:pPr>
      <w:r>
        <w:t>Interpersonal Interactions and Relationships (IPIR)</w:t>
      </w:r>
    </w:p>
    <w:p w14:paraId="30B5BB32" w14:textId="660478BE" w:rsidR="004A24CE" w:rsidRDefault="00C55446" w:rsidP="00B03A98">
      <w:r w:rsidRPr="00695509">
        <w:t xml:space="preserve">The IPIR Sub-Categorization annotator further sets 8 attributes to each </w:t>
      </w:r>
      <w:r w:rsidRPr="00416697">
        <w:rPr>
          <w:i/>
        </w:rPr>
        <w:t>IPIR_yes</w:t>
      </w:r>
      <w:r w:rsidRPr="00695509">
        <w:t>.</w:t>
      </w:r>
      <w:r w:rsidR="00695509" w:rsidRPr="00695509">
        <w:t xml:space="preserve"> </w:t>
      </w:r>
      <w:r w:rsidRPr="00695509">
        <w:t xml:space="preserve">For each </w:t>
      </w:r>
      <w:r w:rsidRPr="00416697">
        <w:rPr>
          <w:i/>
        </w:rPr>
        <w:t>IPIR_yes</w:t>
      </w:r>
      <w:r w:rsidRPr="00695509">
        <w:t xml:space="preserve"> sentence span, all the </w:t>
      </w:r>
      <w:r w:rsidR="004231F5" w:rsidRPr="00695509">
        <w:t>E</w:t>
      </w:r>
      <w:r w:rsidRPr="00695509">
        <w:t xml:space="preserve">MFO generated evidence that generalizes to IPIR Activities from the Ontology, along with IPIR Participation evidence, </w:t>
      </w:r>
      <w:ins w:id="227" w:author="Sacco, Maryanne (NIH/CC/RMD) [C]" w:date="2025-07-17T16:19:00Z" w16du:dateUtc="2025-07-17T20:19:00Z">
        <w:r w:rsidR="00D45879">
          <w:t>B</w:t>
        </w:r>
      </w:ins>
      <w:del w:id="228" w:author="Sacco, Maryanne (NIH/CC/RMD) [C]" w:date="2025-07-17T16:19:00Z" w16du:dateUtc="2025-07-17T20:19:00Z">
        <w:r w:rsidRPr="00695509">
          <w:delText>b</w:delText>
        </w:r>
      </w:del>
      <w:r w:rsidRPr="00695509">
        <w:t>ehavior and Support evidence that cover that span are gathered</w:t>
      </w:r>
      <w:r w:rsidR="0B967403">
        <w:t>,</w:t>
      </w:r>
      <w:r w:rsidRPr="00695509">
        <w:t xml:space="preserve"> and if there is any of these found, further processing is done</w:t>
      </w:r>
      <w:r w:rsidR="00937226">
        <w:t xml:space="preserve"> (s</w:t>
      </w:r>
      <w:r w:rsidR="00422948">
        <w:t xml:space="preserve">ee table </w:t>
      </w:r>
      <w:r w:rsidR="004A24CE">
        <w:t>2</w:t>
      </w:r>
      <w:r w:rsidR="00937226">
        <w:t>)</w:t>
      </w:r>
      <w:ins w:id="229" w:author="Sacco, Maryanne (NIH/CC/RMD) [C]" w:date="2025-07-17T16:19:00Z" w16du:dateUtc="2025-07-17T20:19:00Z">
        <w:r w:rsidR="00D45879">
          <w:t xml:space="preserve"> </w:t>
        </w:r>
      </w:ins>
      <w:r w:rsidR="00A42D4D">
        <w:fldChar w:fldCharType="begin"/>
      </w:r>
      <w:r w:rsidR="0073238B">
        <w:instrText xml:space="preserve"> ADDIN EN.CITE &lt;EndNote&gt;&lt;Cite&gt;&lt;Author&gt;Organization&lt;/Author&gt;&lt;Year&gt;2007&lt;/Year&gt;&lt;RecNum&gt;16&lt;/RecNum&gt;&lt;DisplayText&gt;[30]&lt;/DisplayText&gt;&lt;record&gt;&lt;rec-number&gt;16&lt;/rec-number&gt;&lt;foreign-keys&gt;&lt;key app="EN" db-id="vwp509ve492vziesrwtprwp05pvs0ftssa5d" timestamp="1741815962"&gt;16&lt;/key&gt;&lt;/foreign-keys&gt;&lt;ref-type name="Book"&gt;6&lt;/ref-type&gt;&lt;contributors&gt;&lt;authors&gt;&lt;author&gt;World Health Organization&lt;/author&gt;&lt;/authors&gt;&lt;/contributors&gt;&lt;titles&gt;&lt;title&gt;International Classification of Functioning, Disability, and Health: Children &amp;amp; Youth Version: ICF-CY&lt;/title&gt;&lt;/titles&gt;&lt;dates&gt;&lt;year&gt;2007&lt;/year&gt;&lt;/dates&gt;&lt;publisher&gt;World Health Organization&lt;/publisher&gt;&lt;isbn&gt;9241547324&lt;/isbn&gt;&lt;urls&gt;&lt;/urls&gt;&lt;/record&gt;&lt;/Cite&gt;&lt;/EndNote&gt;</w:instrText>
      </w:r>
      <w:r w:rsidR="00A42D4D">
        <w:fldChar w:fldCharType="separate"/>
      </w:r>
      <w:r w:rsidR="0073238B">
        <w:rPr>
          <w:noProof/>
        </w:rPr>
        <w:t>[30]</w:t>
      </w:r>
      <w:r w:rsidR="00A42D4D">
        <w:fldChar w:fldCharType="end"/>
      </w:r>
      <w:r w:rsidR="002A3CA0">
        <w:t>.</w:t>
      </w:r>
    </w:p>
    <w:p w14:paraId="477C0627" w14:textId="77777777" w:rsidR="005F38E9" w:rsidRDefault="005F38E9" w:rsidP="00ED3068">
      <w:pPr>
        <w:ind w:left="288"/>
        <w:jc w:val="left"/>
      </w:pPr>
    </w:p>
    <w:p w14:paraId="6983003B" w14:textId="5DC37385" w:rsidR="007A5F37" w:rsidRDefault="00ED3068" w:rsidP="00ED3068">
      <w:pPr>
        <w:ind w:left="288"/>
        <w:jc w:val="left"/>
      </w:pPr>
      <w:r>
        <w:t xml:space="preserve">Table 2: </w:t>
      </w:r>
      <w:r w:rsidRPr="005D51E0">
        <w:rPr>
          <w:i/>
          <w:iCs/>
        </w:rPr>
        <w:t xml:space="preserve">IPIR </w:t>
      </w:r>
      <w:r w:rsidR="00EA7D5F" w:rsidRPr="005D51E0">
        <w:rPr>
          <w:i/>
          <w:iCs/>
        </w:rPr>
        <w:t>C</w:t>
      </w:r>
      <w:r w:rsidRPr="005D51E0">
        <w:rPr>
          <w:i/>
          <w:iCs/>
        </w:rPr>
        <w:t>ategories</w:t>
      </w:r>
    </w:p>
    <w:tbl>
      <w:tblPr>
        <w:tblStyle w:val="TableGrid"/>
        <w:tblW w:w="0" w:type="auto"/>
        <w:tblInd w:w="-5" w:type="dxa"/>
        <w:tblLook w:val="0620" w:firstRow="1" w:lastRow="0" w:firstColumn="0" w:lastColumn="0" w:noHBand="1" w:noVBand="1"/>
      </w:tblPr>
      <w:tblGrid>
        <w:gridCol w:w="2700"/>
        <w:gridCol w:w="5601"/>
      </w:tblGrid>
      <w:tr w:rsidR="00BB07F7" w:rsidRPr="00ED3068" w14:paraId="0FE706A4" w14:textId="77777777" w:rsidTr="009831C0">
        <w:trPr>
          <w:tblHeader/>
        </w:trPr>
        <w:tc>
          <w:tcPr>
            <w:tcW w:w="2700" w:type="dxa"/>
            <w:shd w:val="clear" w:color="auto" w:fill="D0CECE" w:themeFill="background2" w:themeFillShade="E6"/>
          </w:tcPr>
          <w:p w14:paraId="1C236084" w14:textId="2E33AC27" w:rsidR="007A5F37" w:rsidRDefault="00FA0C2E" w:rsidP="00ED3068">
            <w:pPr>
              <w:jc w:val="left"/>
              <w:rPr>
                <w:b/>
                <w:bCs/>
              </w:rPr>
            </w:pPr>
            <w:r>
              <w:rPr>
                <w:b/>
                <w:bCs/>
              </w:rPr>
              <w:t xml:space="preserve">IPIR </w:t>
            </w:r>
            <w:r w:rsidR="00EA7D5F">
              <w:rPr>
                <w:b/>
                <w:bCs/>
              </w:rPr>
              <w:t>Categories</w:t>
            </w:r>
          </w:p>
          <w:p w14:paraId="61ACD7C9" w14:textId="7DF00037" w:rsidR="00DF781B" w:rsidRPr="00ED3068" w:rsidRDefault="00DF781B" w:rsidP="00ED3068">
            <w:pPr>
              <w:jc w:val="left"/>
              <w:rPr>
                <w:b/>
                <w:bCs/>
              </w:rPr>
            </w:pPr>
            <w:r>
              <w:rPr>
                <w:b/>
                <w:bCs/>
              </w:rPr>
              <w:t>ICF Code and Code Names</w:t>
            </w:r>
          </w:p>
        </w:tc>
        <w:tc>
          <w:tcPr>
            <w:tcW w:w="5601" w:type="dxa"/>
            <w:shd w:val="clear" w:color="auto" w:fill="D0CECE" w:themeFill="background2" w:themeFillShade="E6"/>
          </w:tcPr>
          <w:p w14:paraId="3EDF19A1" w14:textId="021E13CE" w:rsidR="007A5F37" w:rsidRPr="00ED3068" w:rsidRDefault="00DF781B" w:rsidP="00ED3068">
            <w:pPr>
              <w:jc w:val="left"/>
              <w:rPr>
                <w:b/>
                <w:bCs/>
              </w:rPr>
            </w:pPr>
            <w:r>
              <w:rPr>
                <w:b/>
                <w:bCs/>
              </w:rPr>
              <w:t xml:space="preserve">ICF Code </w:t>
            </w:r>
            <w:r w:rsidR="007A5F37" w:rsidRPr="00ED3068">
              <w:rPr>
                <w:b/>
                <w:bCs/>
              </w:rPr>
              <w:t>Description</w:t>
            </w:r>
          </w:p>
        </w:tc>
      </w:tr>
      <w:tr w:rsidR="007A5F37" w:rsidRPr="00ED3068" w14:paraId="3D51D0B8" w14:textId="77777777" w:rsidTr="009831C0">
        <w:trPr>
          <w:tblHeader/>
        </w:trPr>
        <w:tc>
          <w:tcPr>
            <w:tcW w:w="2700" w:type="dxa"/>
          </w:tcPr>
          <w:p w14:paraId="2CF66A31" w14:textId="77777777" w:rsidR="007A5F37" w:rsidRPr="00ED3068" w:rsidRDefault="007A5F37" w:rsidP="00ED3068">
            <w:pPr>
              <w:widowControl/>
              <w:spacing w:after="160" w:line="259" w:lineRule="auto"/>
              <w:contextualSpacing/>
              <w:jc w:val="left"/>
            </w:pPr>
            <w:r w:rsidRPr="00ED3068">
              <w:t>d710-d729 General Interpersonal Interactions</w:t>
            </w:r>
          </w:p>
        </w:tc>
        <w:tc>
          <w:tcPr>
            <w:tcW w:w="5601" w:type="dxa"/>
          </w:tcPr>
          <w:p w14:paraId="04549E84" w14:textId="77777777" w:rsidR="007A5F37" w:rsidRPr="00ED3068" w:rsidRDefault="007A5F37" w:rsidP="00ED3068">
            <w:pPr>
              <w:jc w:val="left"/>
            </w:pPr>
            <w:r w:rsidRPr="00ED3068">
              <w:t>Interacting, maintaining and managing interactions with people in a contextually and socially appropriate manner, such as by showing consideration and esteem when appropriate, or responding to the feelings of others as well as, as by regulating emotions and impulses, controlling verbal and physical aggression, acting independently in social interactions, and acting in accordance with social rules and conventions</w:t>
            </w:r>
          </w:p>
        </w:tc>
      </w:tr>
      <w:tr w:rsidR="007A5F37" w:rsidRPr="00ED3068" w14:paraId="1714B589" w14:textId="77777777" w:rsidTr="009831C0">
        <w:trPr>
          <w:tblHeader/>
        </w:trPr>
        <w:tc>
          <w:tcPr>
            <w:tcW w:w="2700" w:type="dxa"/>
          </w:tcPr>
          <w:p w14:paraId="06C1077A" w14:textId="77777777" w:rsidR="007A5F37" w:rsidRPr="00ED3068" w:rsidRDefault="007A5F37" w:rsidP="00ED3068">
            <w:pPr>
              <w:widowControl/>
              <w:spacing w:after="160" w:line="259" w:lineRule="auto"/>
              <w:contextualSpacing/>
              <w:jc w:val="left"/>
            </w:pPr>
            <w:r w:rsidRPr="00ED3068">
              <w:t>d730 Relating with Strangers</w:t>
            </w:r>
          </w:p>
        </w:tc>
        <w:tc>
          <w:tcPr>
            <w:tcW w:w="5601" w:type="dxa"/>
          </w:tcPr>
          <w:p w14:paraId="364884A0" w14:textId="77777777" w:rsidR="007A5F37" w:rsidRPr="00ED3068" w:rsidRDefault="007A5F37" w:rsidP="00ED3068">
            <w:pPr>
              <w:jc w:val="left"/>
            </w:pPr>
            <w:r w:rsidRPr="00ED3068">
              <w:t>Engaging in temporary contacts and links with strangers for specific purposes, when asking for directions or other information, or making a purchase</w:t>
            </w:r>
          </w:p>
        </w:tc>
      </w:tr>
      <w:tr w:rsidR="007A5F37" w:rsidRPr="00ED3068" w14:paraId="3F0E098B" w14:textId="77777777" w:rsidTr="009831C0">
        <w:trPr>
          <w:tblHeader/>
        </w:trPr>
        <w:tc>
          <w:tcPr>
            <w:tcW w:w="2700" w:type="dxa"/>
          </w:tcPr>
          <w:p w14:paraId="10850038" w14:textId="77777777" w:rsidR="007A5F37" w:rsidRPr="00ED3068" w:rsidRDefault="007A5F37" w:rsidP="00ED3068">
            <w:pPr>
              <w:widowControl/>
              <w:spacing w:after="160" w:line="259" w:lineRule="auto"/>
              <w:contextualSpacing/>
              <w:jc w:val="left"/>
            </w:pPr>
            <w:r w:rsidRPr="00ED3068">
              <w:t>d740 Formal Relationships</w:t>
            </w:r>
          </w:p>
        </w:tc>
        <w:tc>
          <w:tcPr>
            <w:tcW w:w="5601" w:type="dxa"/>
          </w:tcPr>
          <w:p w14:paraId="596627B4" w14:textId="77777777" w:rsidR="007A5F37" w:rsidRPr="00ED3068" w:rsidRDefault="007A5F37" w:rsidP="00ED3068">
            <w:pPr>
              <w:jc w:val="left"/>
            </w:pPr>
            <w:r w:rsidRPr="00ED3068">
              <w:t>Creating and maintaining specific relationships in formal settings</w:t>
            </w:r>
          </w:p>
        </w:tc>
      </w:tr>
      <w:tr w:rsidR="007A5F37" w:rsidRPr="00ED3068" w14:paraId="40B5995F" w14:textId="77777777" w:rsidTr="009831C0">
        <w:trPr>
          <w:tblHeader/>
        </w:trPr>
        <w:tc>
          <w:tcPr>
            <w:tcW w:w="2700" w:type="dxa"/>
          </w:tcPr>
          <w:p w14:paraId="1890FB94" w14:textId="77777777" w:rsidR="007A5F37" w:rsidRPr="00ED3068" w:rsidRDefault="007A5F37" w:rsidP="00ED3068">
            <w:pPr>
              <w:widowControl/>
              <w:spacing w:after="160" w:line="259" w:lineRule="auto"/>
              <w:contextualSpacing/>
              <w:jc w:val="left"/>
            </w:pPr>
            <w:r w:rsidRPr="00ED3068">
              <w:t>d7400 Relating with Persons in Authority</w:t>
            </w:r>
          </w:p>
        </w:tc>
        <w:tc>
          <w:tcPr>
            <w:tcW w:w="5601" w:type="dxa"/>
          </w:tcPr>
          <w:p w14:paraId="0D102DB1" w14:textId="77777777" w:rsidR="007A5F37" w:rsidRPr="00ED3068" w:rsidRDefault="007A5F37" w:rsidP="00ED3068">
            <w:pPr>
              <w:jc w:val="left"/>
            </w:pPr>
            <w:r w:rsidRPr="00ED3068">
              <w:t>Creating and maintaining formal relations with people in positions of power of a higher rank or prestige relative to one's own position</w:t>
            </w:r>
          </w:p>
        </w:tc>
      </w:tr>
      <w:tr w:rsidR="007A5F37" w:rsidRPr="00ED3068" w14:paraId="64A52354" w14:textId="77777777" w:rsidTr="009831C0">
        <w:trPr>
          <w:tblHeader/>
        </w:trPr>
        <w:tc>
          <w:tcPr>
            <w:tcW w:w="2700" w:type="dxa"/>
          </w:tcPr>
          <w:p w14:paraId="11C9A296" w14:textId="77777777" w:rsidR="007A5F37" w:rsidRPr="00ED3068" w:rsidRDefault="007A5F37" w:rsidP="00ED3068">
            <w:pPr>
              <w:widowControl/>
              <w:spacing w:after="160" w:line="259" w:lineRule="auto"/>
              <w:contextualSpacing/>
              <w:jc w:val="left"/>
            </w:pPr>
            <w:r w:rsidRPr="00ED3068">
              <w:t>d750 Informal Social Relationships</w:t>
            </w:r>
          </w:p>
        </w:tc>
        <w:tc>
          <w:tcPr>
            <w:tcW w:w="5601" w:type="dxa"/>
          </w:tcPr>
          <w:p w14:paraId="7F6F1C7F" w14:textId="77777777" w:rsidR="007A5F37" w:rsidRPr="00ED3068" w:rsidRDefault="007A5F37" w:rsidP="00ED3068">
            <w:pPr>
              <w:jc w:val="left"/>
            </w:pPr>
            <w:r w:rsidRPr="00ED3068">
              <w:t>Entering into relationships with others, such as casual relationships with people living in the same community or residence, or with co-workers, students, playmates, people with similar backgrounds or professions.</w:t>
            </w:r>
          </w:p>
        </w:tc>
      </w:tr>
      <w:tr w:rsidR="007A5F37" w:rsidRPr="00ED3068" w14:paraId="29551B46" w14:textId="77777777" w:rsidTr="009831C0">
        <w:trPr>
          <w:tblHeader/>
        </w:trPr>
        <w:tc>
          <w:tcPr>
            <w:tcW w:w="2700" w:type="dxa"/>
          </w:tcPr>
          <w:p w14:paraId="2E493CA3" w14:textId="77777777" w:rsidR="007A5F37" w:rsidRPr="00ED3068" w:rsidRDefault="007A5F37" w:rsidP="00ED3068">
            <w:pPr>
              <w:jc w:val="left"/>
            </w:pPr>
            <w:r w:rsidRPr="00ED3068">
              <w:t>d760 Family Relationships</w:t>
            </w:r>
          </w:p>
        </w:tc>
        <w:tc>
          <w:tcPr>
            <w:tcW w:w="5601" w:type="dxa"/>
          </w:tcPr>
          <w:p w14:paraId="4AA7FB00" w14:textId="77777777" w:rsidR="007A5F37" w:rsidRPr="00ED3068" w:rsidRDefault="007A5F37" w:rsidP="00ED3068">
            <w:pPr>
              <w:jc w:val="left"/>
            </w:pPr>
            <w:r w:rsidRPr="00ED3068">
              <w:t>Creating and maintaining kinship relationships, such as those with members of the nuclear family, extended family, foster and adopted family and step-relationships, more distant relationships such as second cousins, or legal guardians.</w:t>
            </w:r>
          </w:p>
        </w:tc>
      </w:tr>
      <w:tr w:rsidR="007A5F37" w:rsidRPr="00ED3068" w14:paraId="1C4871AF" w14:textId="77777777" w:rsidTr="009831C0">
        <w:trPr>
          <w:tblHeader/>
        </w:trPr>
        <w:tc>
          <w:tcPr>
            <w:tcW w:w="2700" w:type="dxa"/>
          </w:tcPr>
          <w:p w14:paraId="410411F7" w14:textId="77777777" w:rsidR="007A5F37" w:rsidRPr="00ED3068" w:rsidRDefault="007A5F37" w:rsidP="00ED3068">
            <w:pPr>
              <w:jc w:val="left"/>
            </w:pPr>
            <w:r w:rsidRPr="00ED3068">
              <w:t>d770 Intimate Relationships</w:t>
            </w:r>
          </w:p>
        </w:tc>
        <w:tc>
          <w:tcPr>
            <w:tcW w:w="5601" w:type="dxa"/>
          </w:tcPr>
          <w:p w14:paraId="5431F9C9" w14:textId="77777777" w:rsidR="007A5F37" w:rsidRPr="00ED3068" w:rsidRDefault="007A5F37" w:rsidP="00ED3068">
            <w:pPr>
              <w:jc w:val="left"/>
            </w:pPr>
            <w:r w:rsidRPr="00ED3068">
              <w:t>Creating and maintaining close or romantic relationships between individuals, such as husband and wife, lovers or sexual partners</w:t>
            </w:r>
          </w:p>
        </w:tc>
      </w:tr>
      <w:tr w:rsidR="007A5F37" w:rsidRPr="00ED3068" w14:paraId="7DF33B3C" w14:textId="77777777" w:rsidTr="009831C0">
        <w:trPr>
          <w:tblHeader/>
        </w:trPr>
        <w:tc>
          <w:tcPr>
            <w:tcW w:w="2700" w:type="dxa"/>
          </w:tcPr>
          <w:p w14:paraId="223DFC00" w14:textId="77777777" w:rsidR="007A5F37" w:rsidRPr="00ED3068" w:rsidRDefault="007A5F37" w:rsidP="00ED3068">
            <w:pPr>
              <w:widowControl/>
              <w:spacing w:after="160" w:line="259" w:lineRule="auto"/>
              <w:contextualSpacing/>
              <w:jc w:val="left"/>
            </w:pPr>
            <w:r w:rsidRPr="00ED3068">
              <w:t>d779 IPIR, other</w:t>
            </w:r>
          </w:p>
        </w:tc>
        <w:tc>
          <w:tcPr>
            <w:tcW w:w="5601" w:type="dxa"/>
          </w:tcPr>
          <w:p w14:paraId="3EF95308" w14:textId="0E66FD44" w:rsidR="007A5F37" w:rsidRPr="00ED3068" w:rsidRDefault="007A5F37" w:rsidP="00ED3068">
            <w:pPr>
              <w:jc w:val="left"/>
            </w:pPr>
            <w:r w:rsidRPr="00ED3068">
              <w:t>General relationships where no particular relationship can be specified such as “others”, “other people”, “crowds”, “someone”, etc.</w:t>
            </w:r>
            <w:r w:rsidR="009807A8" w:rsidRPr="00ED3068">
              <w:t xml:space="preserve">  </w:t>
            </w:r>
          </w:p>
        </w:tc>
      </w:tr>
    </w:tbl>
    <w:p w14:paraId="091E3060" w14:textId="77777777" w:rsidR="00ED3068" w:rsidRDefault="00ED3068" w:rsidP="00ED3068">
      <w:pPr>
        <w:jc w:val="left"/>
      </w:pPr>
    </w:p>
    <w:p w14:paraId="515F53E9" w14:textId="3B4DDCFC" w:rsidR="006561C3" w:rsidRDefault="00AF0E1D" w:rsidP="00A70573">
      <w:r>
        <w:t xml:space="preserve">The IPIR annotator creates evidence </w:t>
      </w:r>
      <w:r w:rsidR="00846C86">
        <w:t>mark-ups</w:t>
      </w:r>
      <w:r>
        <w:t xml:space="preserve"> for each term it deems IPIR evidence, and the sentence span with the evidence in it (that has not been filtered out by non-relevant counter evidence) is used to create one or more of the IPIR </w:t>
      </w:r>
      <w:r w:rsidR="00B26555">
        <w:t>sub</w:t>
      </w:r>
      <w:r w:rsidR="00A35FA5">
        <w:t>-</w:t>
      </w:r>
      <w:r w:rsidR="00B26555">
        <w:t>category</w:t>
      </w:r>
      <w:r>
        <w:t xml:space="preserve"> mark</w:t>
      </w:r>
      <w:r w:rsidR="00A35FA5">
        <w:t>-</w:t>
      </w:r>
      <w:r>
        <w:t>up</w:t>
      </w:r>
      <w:r w:rsidR="4DECB05B">
        <w:t>s</w:t>
      </w:r>
      <w:r>
        <w:t>.</w:t>
      </w:r>
      <w:r w:rsidR="009807A8">
        <w:t xml:space="preserve"> </w:t>
      </w:r>
    </w:p>
    <w:p w14:paraId="456891EF" w14:textId="7AEEC790" w:rsidR="006561C3" w:rsidRDefault="009807A8" w:rsidP="00ED3068">
      <w:pPr>
        <w:pStyle w:val="Heading3"/>
      </w:pPr>
      <w:r>
        <w:t xml:space="preserve"> </w:t>
      </w:r>
      <w:r w:rsidR="00457920">
        <w:t xml:space="preserve"> </w:t>
      </w:r>
      <w:r w:rsidR="009E45F1">
        <w:t xml:space="preserve">IPIR </w:t>
      </w:r>
      <w:r w:rsidR="008A32DD">
        <w:t>H</w:t>
      </w:r>
      <w:r w:rsidR="00457920">
        <w:t xml:space="preserve">euristics </w:t>
      </w:r>
    </w:p>
    <w:p w14:paraId="5FDDAFF3" w14:textId="1319F402" w:rsidR="007B70AC" w:rsidRDefault="002E156B" w:rsidP="00DE14E9">
      <w:r>
        <w:t xml:space="preserve">The pipeline includes software-annotators for each of the IPIR </w:t>
      </w:r>
      <w:r w:rsidR="001F640D">
        <w:t xml:space="preserve">categories.  Each </w:t>
      </w:r>
      <w:r w:rsidR="00B551D3">
        <w:t>software-annotator works roughly the same</w:t>
      </w:r>
      <w:r w:rsidR="00107078">
        <w:t xml:space="preserve">, where the terms of </w:t>
      </w:r>
      <w:r w:rsidR="007D5FEB">
        <w:t xml:space="preserve">each </w:t>
      </w:r>
      <w:r w:rsidR="00107078">
        <w:t xml:space="preserve">sentence </w:t>
      </w:r>
      <w:r w:rsidR="007D5FEB">
        <w:t>of each</w:t>
      </w:r>
      <w:r w:rsidR="00107078">
        <w:t xml:space="preserve"> section </w:t>
      </w:r>
      <w:r w:rsidR="00146756">
        <w:t>are iterated thru</w:t>
      </w:r>
      <w:r w:rsidR="007D5FEB">
        <w:t xml:space="preserve"> accumulating evidence to be acted upon </w:t>
      </w:r>
      <w:r w:rsidR="00DA5BAE">
        <w:t xml:space="preserve">for each sentence and each section. </w:t>
      </w:r>
      <w:r w:rsidR="00021E4C">
        <w:t xml:space="preserve">Below are specifics about what </w:t>
      </w:r>
      <w:r w:rsidR="001276AB">
        <w:t xml:space="preserve">evidence </w:t>
      </w:r>
      <w:r w:rsidR="00021E4C">
        <w:t>each software-annotator is looking for an</w:t>
      </w:r>
      <w:r w:rsidR="001276AB">
        <w:t>d triggered on.</w:t>
      </w:r>
      <w:r w:rsidR="00146756">
        <w:t xml:space="preserve"> </w:t>
      </w:r>
      <w:r w:rsidR="009F5ED9">
        <w:t xml:space="preserve"> </w:t>
      </w:r>
    </w:p>
    <w:p w14:paraId="62BAAC99" w14:textId="77777777" w:rsidR="00107078" w:rsidRDefault="00107078" w:rsidP="00DE14E9"/>
    <w:p w14:paraId="4905D642" w14:textId="784A8EF7" w:rsidR="007F3541" w:rsidRPr="00695509" w:rsidRDefault="00537C43" w:rsidP="00DE14E9">
      <w:r w:rsidRPr="006161EA">
        <w:rPr>
          <w:b/>
        </w:rPr>
        <w:t xml:space="preserve">ICF </w:t>
      </w:r>
      <w:r w:rsidR="00772FC2" w:rsidRPr="006161EA">
        <w:rPr>
          <w:b/>
        </w:rPr>
        <w:t>d</w:t>
      </w:r>
      <w:r w:rsidR="007F3541" w:rsidRPr="006161EA">
        <w:rPr>
          <w:b/>
        </w:rPr>
        <w:t>710-d729 General Interpersonal Interaction</w:t>
      </w:r>
      <w:r w:rsidR="007F3541">
        <w:t xml:space="preserve"> </w:t>
      </w:r>
      <w:r w:rsidR="00846C86">
        <w:t>mark-ups</w:t>
      </w:r>
      <w:r w:rsidR="007F3541">
        <w:t xml:space="preserve"> are created when there is </w:t>
      </w:r>
      <w:r w:rsidR="00EA5B47" w:rsidRPr="00EA5B47">
        <w:t>e</w:t>
      </w:r>
      <w:r w:rsidR="007F3541" w:rsidRPr="00EA5B47">
        <w:t>motion</w:t>
      </w:r>
      <w:r w:rsidR="00EA5B47" w:rsidRPr="00EA5B47">
        <w:t xml:space="preserve"> e</w:t>
      </w:r>
      <w:r w:rsidR="007F3541" w:rsidRPr="00EA5B47">
        <w:t>vidence</w:t>
      </w:r>
      <w:r w:rsidR="007F3541">
        <w:t xml:space="preserve"> present.</w:t>
      </w:r>
      <w:r w:rsidR="009807A8">
        <w:t xml:space="preserve"> </w:t>
      </w:r>
      <w:r w:rsidR="00E64DF2">
        <w:t>I</w:t>
      </w:r>
      <w:r w:rsidR="007F3541">
        <w:t>nteraction</w:t>
      </w:r>
      <w:r w:rsidR="00E64DF2">
        <w:t xml:space="preserve"> mentions are also created</w:t>
      </w:r>
      <w:r w:rsidR="007F3541">
        <w:t xml:space="preserve"> when the sentence span included person evidence and behavior evidence.</w:t>
      </w:r>
      <w:r w:rsidR="009807A8">
        <w:t xml:space="preserve"> </w:t>
      </w:r>
    </w:p>
    <w:p w14:paraId="36839742" w14:textId="22A7FFB5" w:rsidR="246784B8" w:rsidRDefault="246784B8" w:rsidP="00DE14E9"/>
    <w:p w14:paraId="7FF9785E" w14:textId="2E59AB50" w:rsidR="007F3541" w:rsidRPr="00695509" w:rsidRDefault="007F3541" w:rsidP="00DE14E9">
      <w:r w:rsidRPr="006161EA">
        <w:rPr>
          <w:b/>
        </w:rPr>
        <w:t>ICF d730 Relating with Stranger</w:t>
      </w:r>
      <w:r>
        <w:t xml:space="preserve"> </w:t>
      </w:r>
      <w:r w:rsidR="00846C86">
        <w:t>mark-ups</w:t>
      </w:r>
      <w:r>
        <w:t xml:space="preserve"> are created when there is evidence of </w:t>
      </w:r>
      <w:r w:rsidR="00656804">
        <w:t>s</w:t>
      </w:r>
      <w:r>
        <w:t xml:space="preserve">tranger </w:t>
      </w:r>
      <w:r w:rsidR="00656804">
        <w:t>r</w:t>
      </w:r>
      <w:r>
        <w:t xml:space="preserve">elationship </w:t>
      </w:r>
      <w:r w:rsidR="00656804">
        <w:t>e</w:t>
      </w:r>
      <w:r>
        <w:t>vidence.</w:t>
      </w:r>
      <w:r w:rsidR="009807A8">
        <w:t xml:space="preserve"> </w:t>
      </w:r>
      <w:r>
        <w:t xml:space="preserve">These kinds of terms come from a </w:t>
      </w:r>
      <w:r w:rsidR="00C357C9">
        <w:t>dictionary</w:t>
      </w:r>
      <w:r>
        <w:t xml:space="preserve"> of 100 terms like </w:t>
      </w:r>
      <w:r w:rsidRPr="007C024B">
        <w:rPr>
          <w:i/>
        </w:rPr>
        <w:t>shopper</w:t>
      </w:r>
      <w:r>
        <w:t xml:space="preserve">, </w:t>
      </w:r>
      <w:r w:rsidRPr="007C024B">
        <w:rPr>
          <w:i/>
        </w:rPr>
        <w:t>public</w:t>
      </w:r>
      <w:r w:rsidRPr="503F9A23">
        <w:rPr>
          <w:i/>
          <w:iCs/>
          <w:u w:val="single"/>
        </w:rPr>
        <w:t xml:space="preserve"> </w:t>
      </w:r>
      <w:r w:rsidRPr="007C024B">
        <w:rPr>
          <w:i/>
        </w:rPr>
        <w:t>places</w:t>
      </w:r>
      <w:r>
        <w:t xml:space="preserve">, and </w:t>
      </w:r>
      <w:r w:rsidRPr="007C024B">
        <w:rPr>
          <w:i/>
        </w:rPr>
        <w:t>visitor</w:t>
      </w:r>
      <w:r>
        <w:t>.</w:t>
      </w:r>
      <w:r w:rsidR="009807A8">
        <w:t xml:space="preserve"> </w:t>
      </w:r>
      <w:r>
        <w:t xml:space="preserve"> The bulk of these terms </w:t>
      </w:r>
      <w:r w:rsidR="7C1E0752">
        <w:t>w</w:t>
      </w:r>
      <w:r w:rsidR="001405F4">
        <w:t>ere</w:t>
      </w:r>
      <w:r w:rsidR="7C1E0752">
        <w:t xml:space="preserve"> </w:t>
      </w:r>
      <w:r>
        <w:t>garnered from examples seen in the data.</w:t>
      </w:r>
      <w:r w:rsidR="009807A8">
        <w:t xml:space="preserve"> </w:t>
      </w:r>
    </w:p>
    <w:p w14:paraId="208B988D" w14:textId="77777777" w:rsidR="007F3541" w:rsidRPr="00695509" w:rsidRDefault="007F3541" w:rsidP="00DE14E9"/>
    <w:p w14:paraId="26680A01" w14:textId="312CD141" w:rsidR="007F3541" w:rsidRPr="00695509" w:rsidRDefault="00F01451" w:rsidP="00DE14E9">
      <w:r w:rsidRPr="007C024B">
        <w:rPr>
          <w:b/>
        </w:rPr>
        <w:t>ICF d</w:t>
      </w:r>
      <w:r w:rsidR="007F3541" w:rsidRPr="007C024B">
        <w:rPr>
          <w:b/>
        </w:rPr>
        <w:t>740 and d7400 Formal Relationship</w:t>
      </w:r>
      <w:r w:rsidR="007F3541" w:rsidRPr="00695509">
        <w:t xml:space="preserve"> </w:t>
      </w:r>
      <w:r w:rsidR="00846C86">
        <w:t>mark-ups</w:t>
      </w:r>
      <w:r w:rsidR="007F3541" w:rsidRPr="00695509">
        <w:t xml:space="preserve"> are created when</w:t>
      </w:r>
      <w:r w:rsidR="009807A8">
        <w:t xml:space="preserve"> </w:t>
      </w:r>
      <w:r w:rsidR="007F3541" w:rsidRPr="00695509">
        <w:t xml:space="preserve">terms categorized as </w:t>
      </w:r>
      <w:r w:rsidR="00656804">
        <w:rPr>
          <w:iCs/>
        </w:rPr>
        <w:t>n</w:t>
      </w:r>
      <w:r w:rsidR="007F3541" w:rsidRPr="007C024B">
        <w:rPr>
          <w:iCs/>
        </w:rPr>
        <w:t>on-</w:t>
      </w:r>
      <w:r w:rsidR="00656804">
        <w:rPr>
          <w:iCs/>
        </w:rPr>
        <w:t>a</w:t>
      </w:r>
      <w:r w:rsidR="007F3541" w:rsidRPr="007C024B">
        <w:rPr>
          <w:iCs/>
        </w:rPr>
        <w:t>uthority</w:t>
      </w:r>
      <w:r w:rsidR="007F3541" w:rsidRPr="00695509">
        <w:t xml:space="preserve"> or </w:t>
      </w:r>
      <w:r w:rsidR="00656804" w:rsidRPr="00656804">
        <w:rPr>
          <w:iCs/>
        </w:rPr>
        <w:t>s</w:t>
      </w:r>
      <w:r w:rsidR="007F3541" w:rsidRPr="00656804">
        <w:rPr>
          <w:iCs/>
        </w:rPr>
        <w:t>ometimes-</w:t>
      </w:r>
      <w:r w:rsidR="00656804" w:rsidRPr="00656804">
        <w:rPr>
          <w:iCs/>
        </w:rPr>
        <w:t>a</w:t>
      </w:r>
      <w:r w:rsidR="007F3541" w:rsidRPr="00656804">
        <w:rPr>
          <w:iCs/>
        </w:rPr>
        <w:t>uthority</w:t>
      </w:r>
      <w:r w:rsidR="0012511A">
        <w:t xml:space="preserve"> are present.</w:t>
      </w:r>
      <w:r w:rsidR="007F3541" w:rsidRPr="00695509">
        <w:t xml:space="preserve"> These kinds of terms come from a person-role and title </w:t>
      </w:r>
      <w:r w:rsidR="00C357C9">
        <w:t>dictionary</w:t>
      </w:r>
      <w:r w:rsidR="007F3541" w:rsidRPr="00695509">
        <w:t xml:space="preserve"> that was augmented with</w:t>
      </w:r>
      <w:r w:rsidR="007F3541" w:rsidRPr="00695509">
        <w:rPr>
          <w:i/>
          <w:u w:val="single"/>
        </w:rPr>
        <w:t xml:space="preserve"> </w:t>
      </w:r>
      <w:r w:rsidR="007F3541" w:rsidRPr="00656804">
        <w:t>non-</w:t>
      </w:r>
      <w:r w:rsidR="00656804" w:rsidRPr="00656804">
        <w:rPr>
          <w:iCs/>
        </w:rPr>
        <w:t>a</w:t>
      </w:r>
      <w:r w:rsidR="007F3541" w:rsidRPr="00656804">
        <w:rPr>
          <w:iCs/>
        </w:rPr>
        <w:t>uthority</w:t>
      </w:r>
      <w:r w:rsidR="007F3541" w:rsidRPr="00695509">
        <w:t xml:space="preserve">, </w:t>
      </w:r>
      <w:r w:rsidR="00656804" w:rsidRPr="00656804">
        <w:rPr>
          <w:iCs/>
        </w:rPr>
        <w:t>s</w:t>
      </w:r>
      <w:r w:rsidR="007F3541" w:rsidRPr="00656804">
        <w:rPr>
          <w:iCs/>
        </w:rPr>
        <w:t>ometimes-</w:t>
      </w:r>
      <w:r w:rsidR="00656804" w:rsidRPr="00656804">
        <w:rPr>
          <w:iCs/>
        </w:rPr>
        <w:t>a</w:t>
      </w:r>
      <w:r w:rsidR="007F3541" w:rsidRPr="00656804">
        <w:rPr>
          <w:iCs/>
        </w:rPr>
        <w:t>uthority</w:t>
      </w:r>
      <w:r w:rsidR="007F3541" w:rsidRPr="00695509">
        <w:t xml:space="preserve"> and </w:t>
      </w:r>
      <w:r w:rsidR="00656804" w:rsidRPr="00656804">
        <w:rPr>
          <w:iCs/>
        </w:rPr>
        <w:t>a</w:t>
      </w:r>
      <w:r w:rsidR="007F3541" w:rsidRPr="00656804">
        <w:rPr>
          <w:iCs/>
        </w:rPr>
        <w:t>uthority-</w:t>
      </w:r>
      <w:r w:rsidR="00656804" w:rsidRPr="00656804">
        <w:rPr>
          <w:iCs/>
        </w:rPr>
        <w:t>p</w:t>
      </w:r>
      <w:r w:rsidR="007F3541" w:rsidRPr="00656804">
        <w:rPr>
          <w:iCs/>
        </w:rPr>
        <w:t>osition</w:t>
      </w:r>
      <w:r w:rsidR="007F3541" w:rsidRPr="00695509">
        <w:t xml:space="preserve"> semantic categories, garnered from </w:t>
      </w:r>
      <w:bookmarkStart w:id="230" w:name="_Hlk146180031"/>
      <w:r w:rsidR="007F3541" w:rsidRPr="00695509">
        <w:t xml:space="preserve">the Bureau of Labor Statistics </w:t>
      </w:r>
      <w:r w:rsidR="005249A4">
        <w:t xml:space="preserve">and other </w:t>
      </w:r>
      <w:r w:rsidR="007F3541" w:rsidRPr="00695509">
        <w:t>public sources</w:t>
      </w:r>
      <w:bookmarkEnd w:id="230"/>
      <w:ins w:id="231" w:author="Sacco, Maryanne (NIH/CC/RMD) [C]" w:date="2025-07-17T16:20:00Z" w16du:dateUtc="2025-07-17T20:20:00Z">
        <w:r w:rsidR="00A915FD">
          <w:t xml:space="preserve"> </w:t>
        </w:r>
      </w:ins>
      <w:r w:rsidR="005249A4">
        <w:fldChar w:fldCharType="begin"/>
      </w:r>
      <w:r w:rsidR="0073238B">
        <w:instrText xml:space="preserve"> ADDIN EN.CITE &lt;EndNote&gt;&lt;Cite&gt;&lt;RecNum&gt;57&lt;/RecNum&gt;&lt;DisplayText&gt;[31-33]&lt;/DisplayText&gt;&lt;record&gt;&lt;rec-number&gt;57&lt;/rec-number&gt;&lt;foreign-keys&gt;&lt;key app="EN" db-id="vwp509ve492vziesrwtprwp05pvs0ftssa5d" timestamp="1746198823"&gt;57&lt;/key&gt;&lt;/foreign-keys&gt;&lt;ref-type name="Web Page"&gt;12&lt;/ref-type&gt;&lt;contributors&gt;&lt;/contributors&gt;&lt;titles&gt;&lt;title&gt;Job titles for social workers&lt;/title&gt;&lt;/titles&gt;&lt;volume&gt;2025&lt;/volume&gt;&lt;dates&gt;&lt;/dates&gt;&lt;publisher&gt; West Chester University, College of Education and Social Work&lt;/publisher&gt;&lt;urls&gt;&lt;related-urls&gt;&lt;url&gt;https://www.wcupa.edu/education-socialwork/gradSocialWork/documents/socialworkjobtitles.pdf&lt;/url&gt;&lt;/related-urls&gt;&lt;/urls&gt;&lt;/record&gt;&lt;/Cite&gt;&lt;Cite&gt;&lt;Year&gt;2010&lt;/Year&gt;&lt;RecNum&gt;55&lt;/RecNum&gt;&lt;record&gt;&lt;rec-number&gt;55&lt;/rec-number&gt;&lt;foreign-keys&gt;&lt;key app="EN" db-id="vwp509ve492vziesrwtprwp05pvs0ftssa5d" timestamp="1746198288"&gt;55&lt;/key&gt;&lt;/foreign-keys&gt;&lt;ref-type name="Web Page"&gt;12&lt;/ref-type&gt;&lt;contributors&gt;&lt;/contributors&gt;&lt;titles&gt;&lt;title&gt; U.S. Bureau of Labor Statistics 2010 Census Occupational Titles and Code List&lt;/title&gt;&lt;/titles&gt;&lt;volume&gt;2025&lt;/volume&gt;&lt;dates&gt;&lt;year&gt;2010&lt;/year&gt;&lt;/dates&gt;&lt;urls&gt;&lt;related-urls&gt;&lt;url&gt;https://www.bls.gov/cps/cenocc2010.htm&lt;/url&gt;&lt;/related-urls&gt;&lt;/urls&gt;&lt;/record&gt;&lt;/Cite&gt;&lt;Cite&gt;&lt;Year&gt;2025&lt;/Year&gt;&lt;RecNum&gt;56&lt;/RecNum&gt;&lt;record&gt;&lt;rec-number&gt;56&lt;/rec-number&gt;&lt;foreign-keys&gt;&lt;key app="EN" db-id="vwp509ve492vziesrwtprwp05pvs0ftssa5d" timestamp="1746198585"&gt;56&lt;/key&gt;&lt;/foreign-keys&gt;&lt;ref-type name="Web Page"&gt;12&lt;/ref-type&gt;&lt;contributors&gt;&lt;/contributors&gt;&lt;titles&gt;&lt;title&gt;ONGIG Job Titles: The Difinitive Guide&lt;/title&gt;&lt;/titles&gt;&lt;volume&gt;2025&lt;/volume&gt;&lt;dates&gt;&lt;year&gt;2025&lt;/year&gt;&lt;/dates&gt;&lt;urls&gt;&lt;related-urls&gt;&lt;url&gt;https://www.ongig.com/job-titles#/#hierarchy&lt;/url&gt;&lt;/related-urls&gt;&lt;/urls&gt;&lt;/record&gt;&lt;/Cite&gt;&lt;/EndNote&gt;</w:instrText>
      </w:r>
      <w:r w:rsidR="005249A4">
        <w:fldChar w:fldCharType="separate"/>
      </w:r>
      <w:r w:rsidR="0073238B">
        <w:rPr>
          <w:noProof/>
        </w:rPr>
        <w:t>[31-33]</w:t>
      </w:r>
      <w:r w:rsidR="005249A4">
        <w:fldChar w:fldCharType="end"/>
      </w:r>
      <w:r w:rsidR="007F3541" w:rsidRPr="00695509">
        <w:t>.</w:t>
      </w:r>
      <w:r w:rsidR="009807A8">
        <w:t xml:space="preserve"> </w:t>
      </w:r>
      <w:r w:rsidR="007F3541" w:rsidRPr="00695509">
        <w:t xml:space="preserve">Those terms </w:t>
      </w:r>
      <w:r w:rsidR="00CC0922">
        <w:t>categorized</w:t>
      </w:r>
      <w:r w:rsidR="007F3541" w:rsidRPr="00695509">
        <w:t xml:space="preserve"> </w:t>
      </w:r>
      <w:r w:rsidR="0080360C">
        <w:t>as</w:t>
      </w:r>
      <w:r w:rsidR="007F3541" w:rsidRPr="00695509">
        <w:t xml:space="preserve"> </w:t>
      </w:r>
      <w:r w:rsidR="00656804" w:rsidRPr="00A20970">
        <w:t>a</w:t>
      </w:r>
      <w:r w:rsidR="007F3541" w:rsidRPr="00A20970">
        <w:t>uthority-</w:t>
      </w:r>
      <w:r w:rsidR="00656804" w:rsidRPr="00A20970">
        <w:t>p</w:t>
      </w:r>
      <w:r w:rsidR="007F3541" w:rsidRPr="00A20970">
        <w:t>osition</w:t>
      </w:r>
      <w:r w:rsidR="007F3541" w:rsidRPr="00695509">
        <w:rPr>
          <w:i/>
        </w:rPr>
        <w:t xml:space="preserve"> </w:t>
      </w:r>
      <w:r w:rsidR="007F3541" w:rsidRPr="00695509">
        <w:t>had d7400 mentions made.</w:t>
      </w:r>
    </w:p>
    <w:p w14:paraId="0054855C" w14:textId="2DCE1B12" w:rsidR="007F3541" w:rsidRDefault="007F3541" w:rsidP="00DE14E9"/>
    <w:p w14:paraId="44EF0BCC" w14:textId="7DE6E175" w:rsidR="007F3541" w:rsidRDefault="007670F3" w:rsidP="00DE14E9">
      <w:r w:rsidRPr="00A20970">
        <w:rPr>
          <w:b/>
        </w:rPr>
        <w:t>ICF d</w:t>
      </w:r>
      <w:r w:rsidR="007F3541" w:rsidRPr="00A20970">
        <w:rPr>
          <w:b/>
        </w:rPr>
        <w:t>750 Informal Social Relationship</w:t>
      </w:r>
      <w:r w:rsidR="007F3541">
        <w:t xml:space="preserve"> </w:t>
      </w:r>
      <w:r w:rsidR="00846C86">
        <w:t>mark-ups</w:t>
      </w:r>
      <w:r w:rsidR="007F3541">
        <w:t xml:space="preserve"> are created when there is </w:t>
      </w:r>
      <w:r w:rsidR="00A20970" w:rsidRPr="00A20970">
        <w:rPr>
          <w:iCs/>
        </w:rPr>
        <w:t>i</w:t>
      </w:r>
      <w:r w:rsidR="007F3541" w:rsidRPr="00A20970">
        <w:rPr>
          <w:iCs/>
        </w:rPr>
        <w:t xml:space="preserve">nformal </w:t>
      </w:r>
      <w:r w:rsidR="00A20970" w:rsidRPr="00A20970">
        <w:rPr>
          <w:iCs/>
        </w:rPr>
        <w:t>r</w:t>
      </w:r>
      <w:r w:rsidR="007F3541" w:rsidRPr="00A20970">
        <w:rPr>
          <w:iCs/>
        </w:rPr>
        <w:t>elationship</w:t>
      </w:r>
      <w:r w:rsidR="00A20970" w:rsidRPr="00A20970">
        <w:rPr>
          <w:iCs/>
        </w:rPr>
        <w:t xml:space="preserve"> e</w:t>
      </w:r>
      <w:r w:rsidR="007F3541" w:rsidRPr="00A20970">
        <w:rPr>
          <w:iCs/>
        </w:rPr>
        <w:t>vidence</w:t>
      </w:r>
      <w:r w:rsidR="007F3541">
        <w:t xml:space="preserve"> found in the span of </w:t>
      </w:r>
      <w:r w:rsidR="009C0D34">
        <w:t>each</w:t>
      </w:r>
      <w:r w:rsidR="007F3541">
        <w:t xml:space="preserve"> </w:t>
      </w:r>
      <w:r w:rsidR="007F3541" w:rsidRPr="009C0D34">
        <w:rPr>
          <w:i/>
        </w:rPr>
        <w:t>IPIR</w:t>
      </w:r>
      <w:r w:rsidR="00415043">
        <w:rPr>
          <w:i/>
        </w:rPr>
        <w:t>_</w:t>
      </w:r>
      <w:r w:rsidR="007F3541" w:rsidRPr="009C0D34">
        <w:rPr>
          <w:i/>
        </w:rPr>
        <w:t>yes</w:t>
      </w:r>
      <w:r w:rsidR="007F3541">
        <w:t xml:space="preserve"> sentence.</w:t>
      </w:r>
      <w:r w:rsidR="009807A8">
        <w:t xml:space="preserve"> </w:t>
      </w:r>
      <w:r w:rsidR="007F3541">
        <w:t xml:space="preserve">If there is no such evidence, but there is the presence of pronouns, an informal social relationship markup </w:t>
      </w:r>
      <w:r w:rsidR="00772A5F">
        <w:t>was</w:t>
      </w:r>
      <w:r w:rsidR="007F3541">
        <w:t xml:space="preserve"> made.</w:t>
      </w:r>
      <w:r w:rsidR="009807A8">
        <w:t xml:space="preserve"> </w:t>
      </w:r>
      <w:r w:rsidR="007F3541">
        <w:t xml:space="preserve">This works only because we already know this is an </w:t>
      </w:r>
      <w:r w:rsidR="007F3541" w:rsidRPr="009C0D34">
        <w:rPr>
          <w:i/>
        </w:rPr>
        <w:t>IPIR_yes</w:t>
      </w:r>
      <w:r w:rsidR="007F3541">
        <w:t xml:space="preserve"> sentence</w:t>
      </w:r>
      <w:r w:rsidR="00E93A5A">
        <w:t xml:space="preserve"> from an upstream software-annotator</w:t>
      </w:r>
      <w:r w:rsidR="007F3541">
        <w:t>, so cases where the pronouns relate to possessions rather than to other people would have already been filtered out.</w:t>
      </w:r>
      <w:r w:rsidR="009807A8">
        <w:t xml:space="preserve"> </w:t>
      </w:r>
      <w:r w:rsidR="007F3541">
        <w:t xml:space="preserve">The UMLS terms categorized with family history and person roles were the impetus for the informal relationships </w:t>
      </w:r>
      <w:r w:rsidR="00C357C9">
        <w:t>dictionary</w:t>
      </w:r>
      <w:r w:rsidR="007F3541">
        <w:t xml:space="preserve"> employed here. </w:t>
      </w:r>
    </w:p>
    <w:p w14:paraId="28B77116" w14:textId="77777777" w:rsidR="008927A7" w:rsidRDefault="008927A7" w:rsidP="00DE14E9"/>
    <w:p w14:paraId="21A476F0" w14:textId="0556FD22" w:rsidR="007F3541" w:rsidRDefault="00335D82" w:rsidP="00DE14E9">
      <w:r w:rsidRPr="00B30050">
        <w:rPr>
          <w:b/>
        </w:rPr>
        <w:t>ICF d</w:t>
      </w:r>
      <w:r w:rsidR="007F3541" w:rsidRPr="00B30050">
        <w:rPr>
          <w:b/>
        </w:rPr>
        <w:t>760 Family Relationship</w:t>
      </w:r>
      <w:r w:rsidR="007F3541" w:rsidRPr="008927A7">
        <w:t xml:space="preserve"> </w:t>
      </w:r>
      <w:r w:rsidR="00846C86">
        <w:t>mark-ups</w:t>
      </w:r>
      <w:r w:rsidR="007F3541">
        <w:t xml:space="preserve"> are created when there is </w:t>
      </w:r>
      <w:r w:rsidR="00B30050" w:rsidRPr="00B30050">
        <w:rPr>
          <w:iCs/>
        </w:rPr>
        <w:t>f</w:t>
      </w:r>
      <w:r w:rsidR="007F3541" w:rsidRPr="00B30050">
        <w:rPr>
          <w:iCs/>
        </w:rPr>
        <w:t xml:space="preserve">amily </w:t>
      </w:r>
      <w:r w:rsidR="00B30050" w:rsidRPr="00B30050">
        <w:rPr>
          <w:iCs/>
        </w:rPr>
        <w:t>h</w:t>
      </w:r>
      <w:r w:rsidR="007F3541" w:rsidRPr="00B30050">
        <w:rPr>
          <w:iCs/>
        </w:rPr>
        <w:t xml:space="preserve">istory </w:t>
      </w:r>
      <w:r w:rsidR="00B30050" w:rsidRPr="00B30050">
        <w:rPr>
          <w:iCs/>
        </w:rPr>
        <w:t>e</w:t>
      </w:r>
      <w:r w:rsidR="007F3541" w:rsidRPr="00B30050">
        <w:rPr>
          <w:iCs/>
        </w:rPr>
        <w:t>vidence</w:t>
      </w:r>
      <w:r w:rsidR="007F3541">
        <w:t xml:space="preserve"> found in the span of the </w:t>
      </w:r>
      <w:r w:rsidR="007F3541" w:rsidRPr="00B30050">
        <w:rPr>
          <w:i/>
        </w:rPr>
        <w:t>IPIR_yes</w:t>
      </w:r>
      <w:r w:rsidR="007F3541">
        <w:t xml:space="preserve"> sentence.</w:t>
      </w:r>
      <w:r w:rsidR="009807A8">
        <w:t xml:space="preserve"> </w:t>
      </w:r>
      <w:r w:rsidR="007F3541">
        <w:t>The underlying terminology used here are the terms in the UMLS categorized with their Family-History semantic type.</w:t>
      </w:r>
      <w:r w:rsidR="009807A8">
        <w:t xml:space="preserve"> </w:t>
      </w:r>
    </w:p>
    <w:p w14:paraId="7625AF60" w14:textId="77777777" w:rsidR="008927A7" w:rsidRDefault="008927A7" w:rsidP="00DE14E9"/>
    <w:p w14:paraId="3D73A942" w14:textId="2C03B4CB" w:rsidR="007F3541" w:rsidRDefault="00411C9C" w:rsidP="00DE14E9">
      <w:r w:rsidRPr="00B30050">
        <w:rPr>
          <w:b/>
        </w:rPr>
        <w:t>ICF d</w:t>
      </w:r>
      <w:r w:rsidR="007F3541" w:rsidRPr="00B30050">
        <w:rPr>
          <w:b/>
        </w:rPr>
        <w:t>770 Intimate Relationship</w:t>
      </w:r>
      <w:r w:rsidR="007F3541" w:rsidRPr="008927A7">
        <w:t xml:space="preserve"> </w:t>
      </w:r>
      <w:r w:rsidR="00846C86">
        <w:t>mark-ups</w:t>
      </w:r>
      <w:r w:rsidR="007F3541">
        <w:t xml:space="preserve"> are created when there is </w:t>
      </w:r>
      <w:r w:rsidR="00B30050" w:rsidRPr="00681190">
        <w:t>i</w:t>
      </w:r>
      <w:r w:rsidR="007F3541" w:rsidRPr="00681190">
        <w:t xml:space="preserve">ntimate </w:t>
      </w:r>
      <w:r w:rsidR="00B30050" w:rsidRPr="00681190">
        <w:t>r</w:t>
      </w:r>
      <w:r w:rsidR="007F3541" w:rsidRPr="00681190">
        <w:t xml:space="preserve">elationship </w:t>
      </w:r>
      <w:r w:rsidR="00B30050" w:rsidRPr="00681190">
        <w:t>e</w:t>
      </w:r>
      <w:r w:rsidR="007F3541" w:rsidRPr="00681190">
        <w:t>vidence</w:t>
      </w:r>
      <w:r w:rsidR="007F3541">
        <w:rPr>
          <w:i/>
          <w:u w:val="single"/>
        </w:rPr>
        <w:t xml:space="preserve"> </w:t>
      </w:r>
      <w:r w:rsidR="007F3541">
        <w:t xml:space="preserve">found in the span of the </w:t>
      </w:r>
      <w:commentRangeStart w:id="232"/>
      <w:commentRangeStart w:id="233"/>
      <w:r w:rsidR="007F3541" w:rsidRPr="00681190">
        <w:rPr>
          <w:i/>
        </w:rPr>
        <w:t>IPIR_yes</w:t>
      </w:r>
      <w:r w:rsidR="007F3541">
        <w:t xml:space="preserve"> </w:t>
      </w:r>
      <w:commentRangeEnd w:id="232"/>
      <w:r>
        <w:rPr>
          <w:rStyle w:val="CommentReference"/>
          <w:sz w:val="21"/>
          <w:szCs w:val="21"/>
        </w:rPr>
        <w:commentReference w:id="232"/>
      </w:r>
      <w:commentRangeEnd w:id="233"/>
      <w:r w:rsidR="008922B9">
        <w:rPr>
          <w:rStyle w:val="CommentReference"/>
          <w:sz w:val="21"/>
          <w:szCs w:val="21"/>
        </w:rPr>
        <w:commentReference w:id="233"/>
      </w:r>
      <w:r w:rsidR="007F3541">
        <w:t>sentence.</w:t>
      </w:r>
      <w:r w:rsidR="009807A8">
        <w:t xml:space="preserve"> </w:t>
      </w:r>
      <w:r w:rsidR="007F3541">
        <w:t xml:space="preserve">A small </w:t>
      </w:r>
      <w:r w:rsidR="00C357C9">
        <w:t>dictionary</w:t>
      </w:r>
      <w:r w:rsidR="007F3541">
        <w:t xml:space="preserve"> of 130 terms </w:t>
      </w:r>
      <w:r w:rsidR="6F027B1A">
        <w:t xml:space="preserve">was </w:t>
      </w:r>
      <w:r w:rsidR="007F3541">
        <w:t>created mostly from the guideline examples, observations, introspection and use of thesauri to garner adjectives and nouns that indicate an intimacy.</w:t>
      </w:r>
      <w:r w:rsidR="009807A8">
        <w:t xml:space="preserve"> </w:t>
      </w:r>
      <w:r w:rsidR="007F3541">
        <w:t xml:space="preserve">Such terms include </w:t>
      </w:r>
      <w:r w:rsidR="007F3541" w:rsidRPr="00681190">
        <w:rPr>
          <w:i/>
        </w:rPr>
        <w:t>significant other</w:t>
      </w:r>
      <w:r w:rsidR="007F3541">
        <w:t xml:space="preserve">, </w:t>
      </w:r>
      <w:r w:rsidR="007F3541" w:rsidRPr="00681190">
        <w:rPr>
          <w:i/>
        </w:rPr>
        <w:t>old lady</w:t>
      </w:r>
      <w:r w:rsidR="007F3541">
        <w:t xml:space="preserve">, and </w:t>
      </w:r>
      <w:r w:rsidR="007F3541" w:rsidRPr="00681190">
        <w:rPr>
          <w:i/>
        </w:rPr>
        <w:t>inseparable</w:t>
      </w:r>
      <w:r w:rsidR="007F3541">
        <w:t>.</w:t>
      </w:r>
    </w:p>
    <w:p w14:paraId="42CC2083" w14:textId="77777777" w:rsidR="00714673" w:rsidRDefault="00714673" w:rsidP="00DE14E9"/>
    <w:p w14:paraId="7593B1D3" w14:textId="14E0456C" w:rsidR="00C45BC6" w:rsidRPr="00626221" w:rsidRDefault="00411C9C" w:rsidP="00DE14E9">
      <w:r w:rsidRPr="00681190">
        <w:rPr>
          <w:b/>
        </w:rPr>
        <w:t>ICF d</w:t>
      </w:r>
      <w:r w:rsidR="007F3541" w:rsidRPr="00681190">
        <w:rPr>
          <w:b/>
        </w:rPr>
        <w:t>779 Particular interpersonal relationships</w:t>
      </w:r>
      <w:r w:rsidR="007F3541" w:rsidRPr="00681190">
        <w:rPr>
          <w:rStyle w:val="Heading4Char"/>
          <w:b/>
          <w:sz w:val="21"/>
          <w:szCs w:val="21"/>
        </w:rPr>
        <w:t xml:space="preserve">, </w:t>
      </w:r>
      <w:r w:rsidR="007F3541" w:rsidRPr="00681190">
        <w:rPr>
          <w:b/>
        </w:rPr>
        <w:t>other specified and unspecified</w:t>
      </w:r>
      <w:r w:rsidR="007F3541" w:rsidRPr="00695509">
        <w:rPr>
          <w:rStyle w:val="Heading4Char"/>
          <w:sz w:val="21"/>
          <w:szCs w:val="21"/>
        </w:rPr>
        <w:t xml:space="preserve"> </w:t>
      </w:r>
      <w:r w:rsidR="00846C86">
        <w:rPr>
          <w:rStyle w:val="Heading4Char"/>
          <w:sz w:val="21"/>
          <w:szCs w:val="21"/>
        </w:rPr>
        <w:t>mark-ups</w:t>
      </w:r>
      <w:r w:rsidR="007F3541" w:rsidRPr="00695509">
        <w:rPr>
          <w:rStyle w:val="Heading4Char"/>
          <w:sz w:val="21"/>
          <w:szCs w:val="21"/>
        </w:rPr>
        <w:t xml:space="preserve"> </w:t>
      </w:r>
      <w:r w:rsidR="007F3541" w:rsidRPr="00695509">
        <w:t>are</w:t>
      </w:r>
      <w:bookmarkStart w:id="234" w:name="_Hlk146026209"/>
      <w:r w:rsidR="00733EAE">
        <w:t xml:space="preserve"> </w:t>
      </w:r>
      <w:r w:rsidR="007F3541" w:rsidRPr="00695509">
        <w:t xml:space="preserve">also </w:t>
      </w:r>
      <w:r w:rsidR="007F3541">
        <w:t>created when there is</w:t>
      </w:r>
      <w:r w:rsidR="009807A8">
        <w:t xml:space="preserve"> </w:t>
      </w:r>
      <w:r w:rsidR="008F4455">
        <w:t>“</w:t>
      </w:r>
      <w:r w:rsidR="00681190">
        <w:rPr>
          <w:iCs/>
        </w:rPr>
        <w:t>o</w:t>
      </w:r>
      <w:r w:rsidR="007F3541" w:rsidRPr="00681190">
        <w:rPr>
          <w:iCs/>
        </w:rPr>
        <w:t>ther</w:t>
      </w:r>
      <w:r w:rsidR="008F4455">
        <w:rPr>
          <w:iCs/>
        </w:rPr>
        <w:t>”</w:t>
      </w:r>
      <w:r w:rsidR="00681190">
        <w:rPr>
          <w:iCs/>
        </w:rPr>
        <w:t xml:space="preserve"> r</w:t>
      </w:r>
      <w:r w:rsidR="007F3541" w:rsidRPr="00681190">
        <w:rPr>
          <w:iCs/>
        </w:rPr>
        <w:t>elationship</w:t>
      </w:r>
      <w:r w:rsidR="007F3541">
        <w:t xml:space="preserve"> </w:t>
      </w:r>
      <w:r w:rsidR="008F4455">
        <w:t>e</w:t>
      </w:r>
      <w:r w:rsidR="007F3541">
        <w:t xml:space="preserve">vidence found in the span of </w:t>
      </w:r>
      <w:r w:rsidR="007F3541" w:rsidRPr="00D723A3">
        <w:rPr>
          <w:i/>
        </w:rPr>
        <w:t>IPIR_yes</w:t>
      </w:r>
      <w:r w:rsidR="007F3541">
        <w:t xml:space="preserve"> sentence.</w:t>
      </w:r>
      <w:r w:rsidR="009807A8">
        <w:t xml:space="preserve"> </w:t>
      </w:r>
      <w:bookmarkEnd w:id="234"/>
      <w:r w:rsidR="007F3541">
        <w:t xml:space="preserve">There were only 30 or so terms identified with this tag, which included </w:t>
      </w:r>
      <w:r w:rsidR="007F3541" w:rsidRPr="00D723A3">
        <w:rPr>
          <w:i/>
        </w:rPr>
        <w:t>others</w:t>
      </w:r>
      <w:r w:rsidR="007F3541">
        <w:t xml:space="preserve">, </w:t>
      </w:r>
      <w:r w:rsidR="007F3541" w:rsidRPr="00D723A3">
        <w:rPr>
          <w:i/>
        </w:rPr>
        <w:t>nobody</w:t>
      </w:r>
      <w:r w:rsidR="007F3541">
        <w:t xml:space="preserve">, and </w:t>
      </w:r>
      <w:r w:rsidR="007F3541" w:rsidRPr="00D723A3">
        <w:rPr>
          <w:i/>
        </w:rPr>
        <w:t>withdrawn</w:t>
      </w:r>
      <w:r w:rsidR="007F3541">
        <w:t>.</w:t>
      </w:r>
      <w:r w:rsidR="009807A8">
        <w:t xml:space="preserve"> </w:t>
      </w:r>
      <w:r w:rsidR="007F3541">
        <w:t xml:space="preserve">The guidelines and training data were </w:t>
      </w:r>
      <w:r w:rsidR="00962CBC">
        <w:t xml:space="preserve">the </w:t>
      </w:r>
      <w:r w:rsidR="007F3541">
        <w:t xml:space="preserve">source for this terminology. </w:t>
      </w:r>
    </w:p>
    <w:p w14:paraId="479F57B5" w14:textId="77777777" w:rsidR="00416697" w:rsidRPr="00626221" w:rsidRDefault="00416697" w:rsidP="00DE14E9"/>
    <w:p w14:paraId="24818389" w14:textId="77777777" w:rsidR="00025426" w:rsidRPr="00626221" w:rsidRDefault="00025426" w:rsidP="00DE14E9"/>
    <w:p w14:paraId="3C4F8115" w14:textId="4BC406D9" w:rsidR="005E4B8C" w:rsidRDefault="005E4B8C" w:rsidP="00ED3068">
      <w:pPr>
        <w:pStyle w:val="Heading1"/>
      </w:pPr>
      <w:r>
        <w:t>Results</w:t>
      </w:r>
    </w:p>
    <w:p w14:paraId="4B8C1004" w14:textId="0DD8F685" w:rsidR="003750A2" w:rsidRDefault="001C0465" w:rsidP="00161058">
      <w:pPr>
        <w:rPr>
          <w:ins w:id="235" w:author="Sacco, Maryanne (NIH/CC/RMD) [C]" w:date="2025-07-17T16:22:00Z" w16du:dateUtc="2025-07-17T20:22:00Z"/>
        </w:rPr>
      </w:pPr>
      <w:r>
        <w:t>T</w:t>
      </w:r>
      <w:r w:rsidR="008E050B">
        <w:t xml:space="preserve">he annotations and </w:t>
      </w:r>
      <w:r w:rsidR="005A3B58">
        <w:t>efficacy w</w:t>
      </w:r>
      <w:r w:rsidR="000562CA">
        <w:t>ere</w:t>
      </w:r>
      <w:r w:rsidR="005A3B58">
        <w:t xml:space="preserve"> done at the sentence level: </w:t>
      </w:r>
      <w:r w:rsidR="001241A0">
        <w:t xml:space="preserve">See table </w:t>
      </w:r>
      <w:r w:rsidR="00827981">
        <w:t>3</w:t>
      </w:r>
      <w:r w:rsidR="008A1829">
        <w:t>a</w:t>
      </w:r>
      <w:r w:rsidR="001241A0">
        <w:t xml:space="preserve"> for the </w:t>
      </w:r>
      <w:r w:rsidR="00491134">
        <w:t>ComCog</w:t>
      </w:r>
      <w:r w:rsidR="00197F49">
        <w:t xml:space="preserve"> </w:t>
      </w:r>
      <w:r w:rsidR="00213D5C">
        <w:t>t</w:t>
      </w:r>
      <w:r w:rsidR="00197F49">
        <w:t>est</w:t>
      </w:r>
      <w:r w:rsidR="00213D5C">
        <w:t xml:space="preserve"> efficacy.</w:t>
      </w:r>
      <w:r w:rsidR="00200BEE">
        <w:t xml:space="preserve"> </w:t>
      </w:r>
      <w:r w:rsidR="00E2305C">
        <w:t>Table 3</w:t>
      </w:r>
      <w:r w:rsidR="004556ED">
        <w:t>b</w:t>
      </w:r>
      <w:r w:rsidR="00E2305C">
        <w:t xml:space="preserve"> shows </w:t>
      </w:r>
      <w:r w:rsidR="00790677">
        <w:t>the inter-</w:t>
      </w:r>
      <w:r w:rsidR="00A67980">
        <w:t>rater reliability</w:t>
      </w:r>
      <w:r w:rsidR="00200BEE">
        <w:t xml:space="preserve"> </w:t>
      </w:r>
      <w:r w:rsidR="008C7D2F">
        <w:t xml:space="preserve">for each category. </w:t>
      </w:r>
      <w:r w:rsidR="00213D5C">
        <w:t xml:space="preserve">See table </w:t>
      </w:r>
      <w:r w:rsidR="005A73B1">
        <w:t>4</w:t>
      </w:r>
      <w:r w:rsidR="008A1829">
        <w:t>a</w:t>
      </w:r>
      <w:r w:rsidR="00213D5C">
        <w:t xml:space="preserve"> for the IPIR test efficacy</w:t>
      </w:r>
      <w:r w:rsidR="00903EB1">
        <w:t xml:space="preserve">, </w:t>
      </w:r>
      <w:r w:rsidR="00A613FF">
        <w:t>4</w:t>
      </w:r>
      <w:r w:rsidR="00A67980">
        <w:t>b</w:t>
      </w:r>
      <w:r w:rsidR="00A613FF">
        <w:t xml:space="preserve"> for the </w:t>
      </w:r>
      <w:r w:rsidR="007D6E7E">
        <w:t>IRR</w:t>
      </w:r>
      <w:r w:rsidR="002E5165">
        <w:t>.</w:t>
      </w:r>
      <w:r w:rsidR="00A613FF">
        <w:t xml:space="preserve"> </w:t>
      </w:r>
      <w:ins w:id="236" w:author="Sacco, Maryanne (NIH/CC/RMD) [C]" w:date="2025-07-17T16:22:00Z" w16du:dateUtc="2025-07-17T20:22:00Z">
        <w:r w:rsidR="000760F2" w:rsidRPr="000760F2">
          <w:t>Peach cell backgrounds</w:t>
        </w:r>
        <w:r w:rsidR="00A17C26">
          <w:t xml:space="preserve"> h</w:t>
        </w:r>
        <w:r w:rsidR="000760F2" w:rsidRPr="000760F2">
          <w:t>ighlight categories that were seen in the IRR and adequate training examples</w:t>
        </w:r>
        <w:r w:rsidR="00A17C26">
          <w:t>.</w:t>
        </w:r>
      </w:ins>
    </w:p>
    <w:p w14:paraId="42001E7D" w14:textId="77777777" w:rsidR="00A17C26" w:rsidRDefault="00A17C26" w:rsidP="00161058"/>
    <w:p w14:paraId="04002DA8" w14:textId="70F206AD" w:rsidR="00FB0C6D" w:rsidRDefault="00FB0C6D" w:rsidP="00FB0C6D">
      <w:pPr>
        <w:pStyle w:val="Caption"/>
        <w:keepNext/>
      </w:pPr>
      <w:r>
        <w:t xml:space="preserve">Table 3: </w:t>
      </w:r>
      <w:r w:rsidRPr="00FB0C6D">
        <w:rPr>
          <w:i/>
          <w:iCs/>
        </w:rPr>
        <w:t>ComCog Category Efficacy</w:t>
      </w:r>
    </w:p>
    <w:tbl>
      <w:tblPr>
        <w:tblW w:w="8498" w:type="dxa"/>
        <w:tblLook w:val="04A0" w:firstRow="1" w:lastRow="0" w:firstColumn="1" w:lastColumn="0" w:noHBand="0" w:noVBand="1"/>
        <w:tblPrChange w:id="237" w:author="Divita, Guy (NIH/CC) [C]" w:date="2025-07-21T11:10:00Z" w16du:dateUtc="2025-07-21T15:10:00Z">
          <w:tblPr>
            <w:tblW w:w="8360" w:type="dxa"/>
            <w:tblLook w:val="04A0" w:firstRow="1" w:lastRow="0" w:firstColumn="1" w:lastColumn="0" w:noHBand="0" w:noVBand="1"/>
          </w:tblPr>
        </w:tblPrChange>
      </w:tblPr>
      <w:tblGrid>
        <w:gridCol w:w="2150"/>
        <w:gridCol w:w="942"/>
        <w:gridCol w:w="696"/>
        <w:gridCol w:w="948"/>
        <w:gridCol w:w="1077"/>
        <w:gridCol w:w="914"/>
        <w:gridCol w:w="1771"/>
        <w:tblGridChange w:id="238">
          <w:tblGrid>
            <w:gridCol w:w="2150"/>
            <w:gridCol w:w="942"/>
            <w:gridCol w:w="696"/>
            <w:gridCol w:w="948"/>
            <w:gridCol w:w="1077"/>
            <w:gridCol w:w="914"/>
            <w:gridCol w:w="1771"/>
          </w:tblGrid>
        </w:tblGridChange>
      </w:tblGrid>
      <w:tr w:rsidR="00BE20E3" w:rsidRPr="009C6C20" w14:paraId="132C9048" w14:textId="77777777" w:rsidTr="00E93857">
        <w:trPr>
          <w:trHeight w:val="1187"/>
          <w:trPrChange w:id="239" w:author="Divita, Guy (NIH/CC) [C]" w:date="2025-07-21T11:10:00Z" w16du:dateUtc="2025-07-21T15:10:00Z">
            <w:trPr>
              <w:trHeight w:val="1187"/>
            </w:trPr>
          </w:trPrChange>
        </w:trPr>
        <w:tc>
          <w:tcPr>
            <w:tcW w:w="2150" w:type="dxa"/>
            <w:tcBorders>
              <w:top w:val="single" w:sz="4" w:space="0" w:color="auto"/>
              <w:left w:val="single" w:sz="4" w:space="0" w:color="auto"/>
              <w:bottom w:val="single" w:sz="4" w:space="0" w:color="auto"/>
              <w:right w:val="nil"/>
            </w:tcBorders>
            <w:vAlign w:val="bottom"/>
            <w:tcPrChange w:id="240" w:author="Divita, Guy (NIH/CC) [C]" w:date="2025-07-21T11:10:00Z" w16du:dateUtc="2025-07-21T15:10:00Z">
              <w:tcPr>
                <w:tcW w:w="2150" w:type="dxa"/>
                <w:tcBorders>
                  <w:top w:val="single" w:sz="4" w:space="0" w:color="auto"/>
                  <w:left w:val="single" w:sz="4" w:space="0" w:color="auto"/>
                  <w:bottom w:val="single" w:sz="4" w:space="0" w:color="auto"/>
                  <w:right w:val="nil"/>
                </w:tcBorders>
                <w:vAlign w:val="bottom"/>
              </w:tcPr>
            </w:tcPrChange>
          </w:tcPr>
          <w:p w14:paraId="7B86AFB9" w14:textId="77777777" w:rsidR="00BE20E3" w:rsidRPr="009C6C20" w:rsidRDefault="00BE20E3" w:rsidP="009C6C20">
            <w:pPr>
              <w:widowControl/>
              <w:jc w:val="left"/>
              <w:rPr>
                <w:rFonts w:cs="Times New Roman"/>
                <w:b/>
                <w:bCs/>
                <w:color w:val="000000"/>
                <w:kern w:val="0"/>
                <w:sz w:val="18"/>
                <w:szCs w:val="18"/>
                <w:lang w:eastAsia="en-US"/>
              </w:rPr>
            </w:pPr>
          </w:p>
        </w:tc>
        <w:tc>
          <w:tcPr>
            <w:tcW w:w="3663" w:type="dxa"/>
            <w:gridSpan w:val="4"/>
            <w:tcBorders>
              <w:top w:val="single" w:sz="4" w:space="0" w:color="auto"/>
              <w:left w:val="single" w:sz="4" w:space="0" w:color="auto"/>
              <w:bottom w:val="single" w:sz="4" w:space="0" w:color="auto"/>
              <w:right w:val="nil"/>
            </w:tcBorders>
            <w:noWrap/>
            <w:vAlign w:val="bottom"/>
            <w:tcPrChange w:id="241" w:author="Divita, Guy (NIH/CC) [C]" w:date="2025-07-21T11:10:00Z" w16du:dateUtc="2025-07-21T15:10:00Z">
              <w:tcPr>
                <w:tcW w:w="3663" w:type="dxa"/>
                <w:gridSpan w:val="4"/>
                <w:tcBorders>
                  <w:top w:val="single" w:sz="4" w:space="0" w:color="auto"/>
                  <w:left w:val="single" w:sz="4" w:space="0" w:color="auto"/>
                  <w:bottom w:val="single" w:sz="4" w:space="0" w:color="auto"/>
                  <w:right w:val="nil"/>
                </w:tcBorders>
                <w:noWrap/>
                <w:vAlign w:val="bottom"/>
              </w:tcPr>
            </w:tcPrChange>
          </w:tcPr>
          <w:p w14:paraId="082966A9" w14:textId="77777777" w:rsidR="00BE20E3" w:rsidRDefault="00BE20E3" w:rsidP="009C6C20">
            <w:pPr>
              <w:widowControl/>
              <w:jc w:val="center"/>
              <w:rPr>
                <w:rFonts w:cs="Times New Roman"/>
                <w:b/>
                <w:bCs/>
                <w:color w:val="000000"/>
                <w:kern w:val="0"/>
                <w:sz w:val="18"/>
                <w:szCs w:val="18"/>
                <w:lang w:eastAsia="en-US"/>
              </w:rPr>
            </w:pPr>
            <w:r w:rsidRPr="009C6C20">
              <w:rPr>
                <w:rFonts w:cs="Times New Roman"/>
                <w:b/>
                <w:bCs/>
                <w:color w:val="000000"/>
                <w:kern w:val="0"/>
                <w:sz w:val="18"/>
                <w:szCs w:val="18"/>
                <w:lang w:eastAsia="en-US"/>
              </w:rPr>
              <w:t>Table 3a:</w:t>
            </w:r>
          </w:p>
          <w:p w14:paraId="26CD7634" w14:textId="77777777" w:rsidR="00BE20E3" w:rsidRDefault="00BE20E3" w:rsidP="009C6C20">
            <w:pPr>
              <w:widowControl/>
              <w:jc w:val="center"/>
              <w:rPr>
                <w:rFonts w:cs="Times New Roman"/>
                <w:b/>
                <w:bCs/>
                <w:color w:val="000000"/>
                <w:kern w:val="0"/>
                <w:sz w:val="18"/>
                <w:szCs w:val="18"/>
                <w:lang w:eastAsia="en-US"/>
              </w:rPr>
            </w:pPr>
            <w:r w:rsidRPr="005F5249">
              <w:rPr>
                <w:b/>
                <w:bCs/>
                <w:sz w:val="18"/>
                <w:szCs w:val="18"/>
              </w:rPr>
              <w:t>GoSCAI</w:t>
            </w:r>
            <w:r w:rsidRPr="005F5249">
              <w:rPr>
                <w:rFonts w:cs="Times New Roman"/>
                <w:b/>
                <w:bCs/>
                <w:color w:val="000000"/>
                <w:kern w:val="0"/>
                <w:sz w:val="18"/>
                <w:szCs w:val="18"/>
                <w:lang w:eastAsia="en-US"/>
              </w:rPr>
              <w:t xml:space="preserve"> </w:t>
            </w:r>
            <w:r>
              <w:rPr>
                <w:rFonts w:cs="Times New Roman"/>
                <w:b/>
                <w:bCs/>
                <w:color w:val="000000"/>
                <w:kern w:val="0"/>
                <w:sz w:val="18"/>
                <w:szCs w:val="18"/>
                <w:lang w:eastAsia="en-US"/>
              </w:rPr>
              <w:t xml:space="preserve">ComCog </w:t>
            </w:r>
          </w:p>
          <w:p w14:paraId="2F905E39" w14:textId="77777777" w:rsidR="00BE20E3" w:rsidRDefault="00BE20E3" w:rsidP="009C6C20">
            <w:pPr>
              <w:widowControl/>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 xml:space="preserve">Test Sample </w:t>
            </w:r>
          </w:p>
          <w:p w14:paraId="79104E34" w14:textId="333C68E1" w:rsidR="00BE20E3" w:rsidRPr="009C6C20" w:rsidRDefault="00BE20E3" w:rsidP="009C6C20">
            <w:pPr>
              <w:widowControl/>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Category Results</w:t>
            </w:r>
          </w:p>
        </w:tc>
        <w:tc>
          <w:tcPr>
            <w:tcW w:w="2685" w:type="dxa"/>
            <w:gridSpan w:val="2"/>
            <w:tcBorders>
              <w:top w:val="single" w:sz="4" w:space="0" w:color="auto"/>
              <w:left w:val="single" w:sz="4" w:space="0" w:color="auto"/>
              <w:bottom w:val="single" w:sz="4" w:space="0" w:color="auto"/>
              <w:right w:val="single" w:sz="4" w:space="0" w:color="auto"/>
            </w:tcBorders>
            <w:noWrap/>
            <w:vAlign w:val="bottom"/>
            <w:tcPrChange w:id="242" w:author="Divita, Guy (NIH/CC) [C]" w:date="2025-07-21T11:10:00Z" w16du:dateUtc="2025-07-21T15:10:00Z">
              <w:tcPr>
                <w:tcW w:w="2547" w:type="dxa"/>
                <w:gridSpan w:val="2"/>
                <w:tcBorders>
                  <w:top w:val="single" w:sz="4" w:space="0" w:color="auto"/>
                  <w:left w:val="single" w:sz="4" w:space="0" w:color="auto"/>
                  <w:bottom w:val="single" w:sz="4" w:space="0" w:color="auto"/>
                  <w:right w:val="single" w:sz="4" w:space="0" w:color="auto"/>
                </w:tcBorders>
                <w:noWrap/>
                <w:vAlign w:val="bottom"/>
              </w:tcPr>
            </w:tcPrChange>
          </w:tcPr>
          <w:p w14:paraId="5CA95358" w14:textId="2B5A7397" w:rsidR="00BE20E3" w:rsidRDefault="00BE20E3" w:rsidP="00AF39DA">
            <w:pPr>
              <w:widowControl/>
              <w:jc w:val="center"/>
              <w:rPr>
                <w:rFonts w:cs="Times New Roman"/>
                <w:b/>
                <w:bCs/>
                <w:color w:val="000000"/>
                <w:kern w:val="0"/>
                <w:sz w:val="18"/>
                <w:szCs w:val="18"/>
                <w:lang w:eastAsia="en-US"/>
              </w:rPr>
            </w:pPr>
            <w:r w:rsidRPr="009C6C20">
              <w:rPr>
                <w:rFonts w:cs="Times New Roman"/>
                <w:b/>
                <w:bCs/>
                <w:color w:val="000000"/>
                <w:kern w:val="0"/>
                <w:sz w:val="18"/>
                <w:szCs w:val="18"/>
                <w:lang w:eastAsia="en-US"/>
              </w:rPr>
              <w:t>Table 3</w:t>
            </w:r>
            <w:r>
              <w:rPr>
                <w:rFonts w:cs="Times New Roman"/>
                <w:b/>
                <w:bCs/>
                <w:color w:val="000000"/>
                <w:kern w:val="0"/>
                <w:sz w:val="18"/>
                <w:szCs w:val="18"/>
                <w:lang w:eastAsia="en-US"/>
              </w:rPr>
              <w:t>b</w:t>
            </w:r>
            <w:r w:rsidRPr="009C6C20">
              <w:rPr>
                <w:rFonts w:cs="Times New Roman"/>
                <w:b/>
                <w:bCs/>
                <w:color w:val="000000"/>
                <w:kern w:val="0"/>
                <w:sz w:val="18"/>
                <w:szCs w:val="18"/>
                <w:lang w:eastAsia="en-US"/>
              </w:rPr>
              <w:t>:</w:t>
            </w:r>
          </w:p>
          <w:p w14:paraId="66EF475C" w14:textId="77777777" w:rsidR="00BE20E3" w:rsidRDefault="00BE20E3" w:rsidP="00AF39DA">
            <w:pPr>
              <w:widowControl/>
              <w:jc w:val="center"/>
              <w:rPr>
                <w:rFonts w:cs="Times New Roman"/>
                <w:b/>
                <w:bCs/>
                <w:color w:val="000000"/>
                <w:kern w:val="0"/>
                <w:sz w:val="18"/>
                <w:szCs w:val="18"/>
                <w:lang w:eastAsia="en-US"/>
              </w:rPr>
            </w:pPr>
            <w:r w:rsidRPr="005F5249">
              <w:rPr>
                <w:b/>
                <w:bCs/>
                <w:sz w:val="18"/>
                <w:szCs w:val="18"/>
              </w:rPr>
              <w:t>GoSCAI</w:t>
            </w:r>
            <w:r w:rsidRPr="005F5249">
              <w:rPr>
                <w:rFonts w:cs="Times New Roman"/>
                <w:b/>
                <w:bCs/>
                <w:color w:val="000000"/>
                <w:kern w:val="0"/>
                <w:sz w:val="18"/>
                <w:szCs w:val="18"/>
                <w:lang w:eastAsia="en-US"/>
              </w:rPr>
              <w:t xml:space="preserve"> </w:t>
            </w:r>
            <w:r>
              <w:rPr>
                <w:rFonts w:cs="Times New Roman"/>
                <w:b/>
                <w:bCs/>
                <w:color w:val="000000"/>
                <w:kern w:val="0"/>
                <w:sz w:val="18"/>
                <w:szCs w:val="18"/>
                <w:lang w:eastAsia="en-US"/>
              </w:rPr>
              <w:t xml:space="preserve">ComCog </w:t>
            </w:r>
          </w:p>
          <w:p w14:paraId="04917FF3" w14:textId="4654B608" w:rsidR="00BE20E3" w:rsidRDefault="00BE20E3" w:rsidP="00AF39DA">
            <w:pPr>
              <w:widowControl/>
              <w:jc w:val="center"/>
              <w:rPr>
                <w:rFonts w:cs="Times New Roman"/>
                <w:b/>
                <w:bCs/>
                <w:color w:val="000000"/>
                <w:kern w:val="0"/>
                <w:sz w:val="18"/>
                <w:szCs w:val="18"/>
                <w:lang w:eastAsia="en-US"/>
              </w:rPr>
            </w:pPr>
            <w:r>
              <w:rPr>
                <w:rFonts w:cs="Times New Roman"/>
                <w:b/>
                <w:bCs/>
                <w:color w:val="000000"/>
                <w:kern w:val="0"/>
                <w:sz w:val="18"/>
                <w:szCs w:val="18"/>
                <w:lang w:eastAsia="en-US"/>
              </w:rPr>
              <w:t>IRR</w:t>
            </w:r>
            <w:r w:rsidRPr="005F5249">
              <w:rPr>
                <w:rFonts w:cs="Times New Roman"/>
                <w:b/>
                <w:bCs/>
                <w:color w:val="000000"/>
                <w:kern w:val="0"/>
                <w:sz w:val="18"/>
                <w:szCs w:val="18"/>
                <w:lang w:eastAsia="en-US"/>
              </w:rPr>
              <w:t xml:space="preserve"> Sample </w:t>
            </w:r>
          </w:p>
          <w:p w14:paraId="019526CB" w14:textId="5CE6337D" w:rsidR="00BE20E3" w:rsidRPr="009C6C20" w:rsidRDefault="00BE20E3" w:rsidP="00AF39DA">
            <w:pPr>
              <w:widowControl/>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Category Results</w:t>
            </w:r>
          </w:p>
        </w:tc>
      </w:tr>
      <w:tr w:rsidR="00BE20E3" w:rsidRPr="009C6C20" w14:paraId="40B352AE" w14:textId="77777777" w:rsidTr="00E93857">
        <w:trPr>
          <w:trHeight w:val="300"/>
          <w:trPrChange w:id="243" w:author="Divita, Guy (NIH/CC) [C]" w:date="2025-07-21T11:10:00Z" w16du:dateUtc="2025-07-21T15:10:00Z">
            <w:trPr>
              <w:trHeight w:val="300"/>
            </w:trPr>
          </w:trPrChange>
        </w:trPr>
        <w:tc>
          <w:tcPr>
            <w:tcW w:w="2150" w:type="dxa"/>
            <w:tcBorders>
              <w:top w:val="single" w:sz="4" w:space="0" w:color="auto"/>
              <w:left w:val="single" w:sz="4" w:space="0" w:color="auto"/>
              <w:bottom w:val="single" w:sz="4" w:space="0" w:color="auto"/>
              <w:right w:val="nil"/>
            </w:tcBorders>
            <w:shd w:val="clear" w:color="auto" w:fill="A3DBFF"/>
            <w:noWrap/>
            <w:vAlign w:val="bottom"/>
            <w:hideMark/>
            <w:tcPrChange w:id="244" w:author="Divita, Guy (NIH/CC) [C]" w:date="2025-07-21T11:10:00Z" w16du:dateUtc="2025-07-21T15:10:00Z">
              <w:tcPr>
                <w:tcW w:w="2150" w:type="dxa"/>
                <w:tcBorders>
                  <w:top w:val="single" w:sz="4" w:space="0" w:color="auto"/>
                  <w:left w:val="single" w:sz="4" w:space="0" w:color="auto"/>
                  <w:bottom w:val="single" w:sz="4" w:space="0" w:color="auto"/>
                  <w:right w:val="nil"/>
                </w:tcBorders>
                <w:shd w:val="clear" w:color="auto" w:fill="A3DBFF"/>
                <w:noWrap/>
                <w:vAlign w:val="bottom"/>
                <w:hideMark/>
              </w:tcPr>
            </w:tcPrChange>
          </w:tcPr>
          <w:p w14:paraId="531CD0D6" w14:textId="6DF28F88" w:rsidR="00BE20E3" w:rsidRPr="009C6C20" w:rsidRDefault="00BE20E3" w:rsidP="009C6C20">
            <w:pPr>
              <w:widowControl/>
              <w:jc w:val="left"/>
              <w:rPr>
                <w:rFonts w:cs="Times New Roman"/>
                <w:b/>
                <w:bCs/>
                <w:color w:val="000000"/>
                <w:kern w:val="0"/>
                <w:sz w:val="18"/>
                <w:szCs w:val="18"/>
                <w:lang w:eastAsia="en-US"/>
              </w:rPr>
            </w:pPr>
            <w:r w:rsidRPr="009C6C20">
              <w:rPr>
                <w:rFonts w:cs="Times New Roman"/>
                <w:b/>
                <w:bCs/>
                <w:color w:val="000000"/>
                <w:kern w:val="0"/>
                <w:sz w:val="18"/>
                <w:szCs w:val="18"/>
                <w:lang w:eastAsia="en-US"/>
              </w:rPr>
              <w:t xml:space="preserve">ComCog </w:t>
            </w:r>
            <w:r>
              <w:rPr>
                <w:rFonts w:cs="Times New Roman"/>
                <w:b/>
                <w:bCs/>
                <w:color w:val="000000"/>
                <w:kern w:val="0"/>
                <w:sz w:val="18"/>
                <w:szCs w:val="18"/>
                <w:lang w:eastAsia="en-US"/>
              </w:rPr>
              <w:t>C</w:t>
            </w:r>
            <w:r w:rsidRPr="009C6C20">
              <w:rPr>
                <w:rFonts w:cs="Times New Roman"/>
                <w:b/>
                <w:bCs/>
                <w:color w:val="000000"/>
                <w:kern w:val="0"/>
                <w:sz w:val="18"/>
                <w:szCs w:val="18"/>
                <w:lang w:eastAsia="en-US"/>
              </w:rPr>
              <w:t>ategories</w:t>
            </w:r>
          </w:p>
        </w:tc>
        <w:tc>
          <w:tcPr>
            <w:tcW w:w="942" w:type="dxa"/>
            <w:tcBorders>
              <w:top w:val="single" w:sz="4" w:space="0" w:color="auto"/>
              <w:left w:val="single" w:sz="4" w:space="0" w:color="auto"/>
              <w:bottom w:val="single" w:sz="4" w:space="0" w:color="auto"/>
              <w:right w:val="nil"/>
            </w:tcBorders>
            <w:shd w:val="clear" w:color="auto" w:fill="A3DBFF"/>
            <w:noWrap/>
            <w:vAlign w:val="bottom"/>
            <w:hideMark/>
            <w:tcPrChange w:id="245" w:author="Divita, Guy (NIH/CC) [C]" w:date="2025-07-21T11:10:00Z" w16du:dateUtc="2025-07-21T15:10:00Z">
              <w:tcPr>
                <w:tcW w:w="942" w:type="dxa"/>
                <w:tcBorders>
                  <w:top w:val="single" w:sz="4" w:space="0" w:color="auto"/>
                  <w:left w:val="single" w:sz="4" w:space="0" w:color="auto"/>
                  <w:bottom w:val="single" w:sz="4" w:space="0" w:color="auto"/>
                  <w:right w:val="nil"/>
                </w:tcBorders>
                <w:shd w:val="clear" w:color="auto" w:fill="A3DBFF"/>
                <w:noWrap/>
                <w:vAlign w:val="bottom"/>
                <w:hideMark/>
              </w:tcPr>
            </w:tcPrChange>
          </w:tcPr>
          <w:p w14:paraId="138481A7" w14:textId="406EB88F" w:rsidR="00BE20E3" w:rsidRPr="009C6C20" w:rsidRDefault="00BE20E3" w:rsidP="009C6C20">
            <w:pPr>
              <w:widowControl/>
              <w:jc w:val="left"/>
              <w:rPr>
                <w:rFonts w:cs="Times New Roman"/>
                <w:b/>
                <w:bCs/>
                <w:color w:val="000000"/>
                <w:kern w:val="0"/>
                <w:sz w:val="18"/>
                <w:szCs w:val="18"/>
                <w:lang w:eastAsia="en-US"/>
              </w:rPr>
            </w:pPr>
            <w:del w:id="246" w:author="Divita, Guy (NIH/CC) [C]" w:date="2025-07-18T09:50:00Z" w16du:dateUtc="2025-07-18T13:50:00Z">
              <w:r w:rsidRPr="009C6C20" w:rsidDel="00113F70">
                <w:rPr>
                  <w:rFonts w:cs="Times New Roman"/>
                  <w:b/>
                  <w:bCs/>
                  <w:color w:val="000000"/>
                  <w:kern w:val="0"/>
                  <w:sz w:val="18"/>
                  <w:szCs w:val="18"/>
                  <w:lang w:eastAsia="en-US"/>
                </w:rPr>
                <w:delText>F-Score</w:delText>
              </w:r>
            </w:del>
            <w:ins w:id="247" w:author="Divita, Guy (NIH/CC) [C]" w:date="2025-07-18T09:50:00Z" w16du:dateUtc="2025-07-18T13:50:00Z">
              <w:r w:rsidR="00113F70">
                <w:rPr>
                  <w:rFonts w:cs="Times New Roman"/>
                  <w:b/>
                  <w:bCs/>
                  <w:color w:val="000000"/>
                  <w:kern w:val="0"/>
                  <w:sz w:val="18"/>
                  <w:szCs w:val="18"/>
                  <w:lang w:eastAsia="en-US"/>
                </w:rPr>
                <w:t>F-Score</w:t>
              </w:r>
            </w:ins>
            <w:r w:rsidRPr="009C6C20">
              <w:rPr>
                <w:rFonts w:cs="Times New Roman"/>
                <w:b/>
                <w:bCs/>
                <w:color w:val="000000"/>
                <w:kern w:val="0"/>
                <w:sz w:val="18"/>
                <w:szCs w:val="18"/>
                <w:lang w:eastAsia="en-US"/>
              </w:rPr>
              <w:t xml:space="preserve">   </w:t>
            </w:r>
          </w:p>
        </w:tc>
        <w:tc>
          <w:tcPr>
            <w:tcW w:w="696" w:type="dxa"/>
            <w:tcBorders>
              <w:top w:val="single" w:sz="4" w:space="0" w:color="auto"/>
              <w:left w:val="nil"/>
              <w:bottom w:val="single" w:sz="4" w:space="0" w:color="auto"/>
              <w:right w:val="nil"/>
            </w:tcBorders>
            <w:shd w:val="clear" w:color="auto" w:fill="A3DBFF"/>
            <w:noWrap/>
            <w:vAlign w:val="bottom"/>
            <w:hideMark/>
            <w:tcPrChange w:id="248" w:author="Divita, Guy (NIH/CC) [C]" w:date="2025-07-21T11:10:00Z" w16du:dateUtc="2025-07-21T15:10:00Z">
              <w:tcPr>
                <w:tcW w:w="696" w:type="dxa"/>
                <w:tcBorders>
                  <w:top w:val="single" w:sz="4" w:space="0" w:color="auto"/>
                  <w:left w:val="nil"/>
                  <w:bottom w:val="single" w:sz="4" w:space="0" w:color="auto"/>
                  <w:right w:val="nil"/>
                </w:tcBorders>
                <w:shd w:val="clear" w:color="auto" w:fill="A3DBFF"/>
                <w:noWrap/>
                <w:vAlign w:val="bottom"/>
                <w:hideMark/>
              </w:tcPr>
            </w:tcPrChange>
          </w:tcPr>
          <w:p w14:paraId="5D6EAA53" w14:textId="77777777" w:rsidR="00BE20E3" w:rsidRPr="009C6C20" w:rsidRDefault="00BE20E3" w:rsidP="009C6C20">
            <w:pPr>
              <w:widowControl/>
              <w:jc w:val="left"/>
              <w:rPr>
                <w:rFonts w:cs="Times New Roman"/>
                <w:b/>
                <w:bCs/>
                <w:color w:val="000000"/>
                <w:kern w:val="0"/>
                <w:sz w:val="18"/>
                <w:szCs w:val="18"/>
                <w:lang w:eastAsia="en-US"/>
              </w:rPr>
            </w:pPr>
            <w:r w:rsidRPr="009C6C20">
              <w:rPr>
                <w:rFonts w:cs="Times New Roman"/>
                <w:b/>
                <w:bCs/>
                <w:color w:val="000000"/>
                <w:kern w:val="0"/>
                <w:sz w:val="18"/>
                <w:szCs w:val="18"/>
                <w:lang w:eastAsia="en-US"/>
              </w:rPr>
              <w:t>Recall</w:t>
            </w:r>
          </w:p>
        </w:tc>
        <w:tc>
          <w:tcPr>
            <w:tcW w:w="948" w:type="dxa"/>
            <w:tcBorders>
              <w:top w:val="single" w:sz="4" w:space="0" w:color="auto"/>
              <w:left w:val="nil"/>
              <w:bottom w:val="single" w:sz="4" w:space="0" w:color="auto"/>
              <w:right w:val="nil"/>
            </w:tcBorders>
            <w:shd w:val="clear" w:color="auto" w:fill="A3DBFF"/>
            <w:noWrap/>
            <w:vAlign w:val="bottom"/>
            <w:hideMark/>
            <w:tcPrChange w:id="249" w:author="Divita, Guy (NIH/CC) [C]" w:date="2025-07-21T11:10:00Z" w16du:dateUtc="2025-07-21T15:10:00Z">
              <w:tcPr>
                <w:tcW w:w="948" w:type="dxa"/>
                <w:tcBorders>
                  <w:top w:val="single" w:sz="4" w:space="0" w:color="auto"/>
                  <w:left w:val="nil"/>
                  <w:bottom w:val="single" w:sz="4" w:space="0" w:color="auto"/>
                  <w:right w:val="nil"/>
                </w:tcBorders>
                <w:shd w:val="clear" w:color="auto" w:fill="A3DBFF"/>
                <w:noWrap/>
                <w:vAlign w:val="bottom"/>
                <w:hideMark/>
              </w:tcPr>
            </w:tcPrChange>
          </w:tcPr>
          <w:p w14:paraId="79891701" w14:textId="77777777" w:rsidR="00BE20E3" w:rsidRPr="009C6C20" w:rsidRDefault="00BE20E3" w:rsidP="009C6C20">
            <w:pPr>
              <w:widowControl/>
              <w:jc w:val="left"/>
              <w:rPr>
                <w:rFonts w:cs="Times New Roman"/>
                <w:b/>
                <w:bCs/>
                <w:color w:val="000000"/>
                <w:kern w:val="0"/>
                <w:sz w:val="18"/>
                <w:szCs w:val="18"/>
                <w:lang w:eastAsia="en-US"/>
              </w:rPr>
            </w:pPr>
            <w:r w:rsidRPr="009C6C20">
              <w:rPr>
                <w:rFonts w:cs="Times New Roman"/>
                <w:b/>
                <w:bCs/>
                <w:color w:val="000000"/>
                <w:kern w:val="0"/>
                <w:sz w:val="18"/>
                <w:szCs w:val="18"/>
                <w:lang w:eastAsia="en-US"/>
              </w:rPr>
              <w:t>Precision</w:t>
            </w:r>
          </w:p>
        </w:tc>
        <w:tc>
          <w:tcPr>
            <w:tcW w:w="1077" w:type="dxa"/>
            <w:tcBorders>
              <w:top w:val="single" w:sz="4" w:space="0" w:color="auto"/>
              <w:left w:val="nil"/>
              <w:bottom w:val="single" w:sz="4" w:space="0" w:color="auto"/>
              <w:right w:val="nil"/>
            </w:tcBorders>
            <w:shd w:val="clear" w:color="auto" w:fill="A3DBFF"/>
            <w:noWrap/>
            <w:vAlign w:val="bottom"/>
            <w:hideMark/>
            <w:tcPrChange w:id="250" w:author="Divita, Guy (NIH/CC) [C]" w:date="2025-07-21T11:10:00Z" w16du:dateUtc="2025-07-21T15:10:00Z">
              <w:tcPr>
                <w:tcW w:w="1077" w:type="dxa"/>
                <w:tcBorders>
                  <w:top w:val="single" w:sz="4" w:space="0" w:color="auto"/>
                  <w:left w:val="nil"/>
                  <w:bottom w:val="single" w:sz="4" w:space="0" w:color="auto"/>
                  <w:right w:val="nil"/>
                </w:tcBorders>
                <w:shd w:val="clear" w:color="auto" w:fill="A3DBFF"/>
                <w:noWrap/>
                <w:vAlign w:val="bottom"/>
                <w:hideMark/>
              </w:tcPr>
            </w:tcPrChange>
          </w:tcPr>
          <w:p w14:paraId="1B446DF0" w14:textId="77777777" w:rsidR="00BE20E3" w:rsidRPr="009C6C20" w:rsidRDefault="00BE20E3" w:rsidP="009C6C20">
            <w:pPr>
              <w:widowControl/>
              <w:jc w:val="left"/>
              <w:rPr>
                <w:rFonts w:cs="Times New Roman"/>
                <w:b/>
                <w:bCs/>
                <w:color w:val="000000"/>
                <w:kern w:val="0"/>
                <w:sz w:val="18"/>
                <w:szCs w:val="18"/>
                <w:lang w:eastAsia="en-US"/>
              </w:rPr>
            </w:pPr>
            <w:r w:rsidRPr="009C6C20">
              <w:rPr>
                <w:rFonts w:cs="Times New Roman"/>
                <w:b/>
                <w:bCs/>
                <w:color w:val="000000"/>
                <w:kern w:val="0"/>
                <w:sz w:val="18"/>
                <w:szCs w:val="18"/>
                <w:lang w:eastAsia="en-US"/>
              </w:rPr>
              <w:t>%Support</w:t>
            </w:r>
          </w:p>
        </w:tc>
        <w:tc>
          <w:tcPr>
            <w:tcW w:w="914" w:type="dxa"/>
            <w:tcBorders>
              <w:top w:val="single" w:sz="4" w:space="0" w:color="auto"/>
              <w:left w:val="single" w:sz="4" w:space="0" w:color="auto"/>
              <w:bottom w:val="single" w:sz="4" w:space="0" w:color="auto"/>
              <w:right w:val="nil"/>
            </w:tcBorders>
            <w:shd w:val="clear" w:color="auto" w:fill="A3DBFF"/>
            <w:noWrap/>
            <w:vAlign w:val="bottom"/>
            <w:hideMark/>
            <w:tcPrChange w:id="251" w:author="Divita, Guy (NIH/CC) [C]" w:date="2025-07-21T11:10:00Z" w16du:dateUtc="2025-07-21T15:10:00Z">
              <w:tcPr>
                <w:tcW w:w="914" w:type="dxa"/>
                <w:tcBorders>
                  <w:top w:val="single" w:sz="4" w:space="0" w:color="auto"/>
                  <w:left w:val="single" w:sz="4" w:space="0" w:color="auto"/>
                  <w:bottom w:val="single" w:sz="4" w:space="0" w:color="auto"/>
                  <w:right w:val="nil"/>
                </w:tcBorders>
                <w:shd w:val="clear" w:color="auto" w:fill="A3DBFF"/>
                <w:noWrap/>
                <w:vAlign w:val="bottom"/>
                <w:hideMark/>
              </w:tcPr>
            </w:tcPrChange>
          </w:tcPr>
          <w:p w14:paraId="2B3A4B4F" w14:textId="72AB246E" w:rsidR="00BE20E3" w:rsidRPr="009C6C20" w:rsidRDefault="00BE20E3" w:rsidP="009C6C20">
            <w:pPr>
              <w:widowControl/>
              <w:jc w:val="left"/>
              <w:rPr>
                <w:rFonts w:cs="Times New Roman"/>
                <w:b/>
                <w:bCs/>
                <w:color w:val="000000"/>
                <w:kern w:val="0"/>
                <w:sz w:val="18"/>
                <w:szCs w:val="18"/>
                <w:lang w:eastAsia="en-US"/>
              </w:rPr>
            </w:pPr>
            <w:del w:id="252" w:author="Divita, Guy (NIH/CC) [C]" w:date="2025-07-18T09:50:00Z" w16du:dateUtc="2025-07-18T13:50:00Z">
              <w:r w:rsidRPr="009C6C20" w:rsidDel="00113F70">
                <w:rPr>
                  <w:rFonts w:cs="Times New Roman"/>
                  <w:b/>
                  <w:bCs/>
                  <w:color w:val="000000"/>
                  <w:kern w:val="0"/>
                  <w:sz w:val="18"/>
                  <w:szCs w:val="18"/>
                  <w:lang w:eastAsia="en-US"/>
                </w:rPr>
                <w:delText>F-Score</w:delText>
              </w:r>
            </w:del>
            <w:ins w:id="253" w:author="Divita, Guy (NIH/CC) [C]" w:date="2025-07-18T09:50:00Z" w16du:dateUtc="2025-07-18T13:50:00Z">
              <w:r w:rsidR="00113F70">
                <w:rPr>
                  <w:rFonts w:cs="Times New Roman"/>
                  <w:b/>
                  <w:bCs/>
                  <w:color w:val="000000"/>
                  <w:kern w:val="0"/>
                  <w:sz w:val="18"/>
                  <w:szCs w:val="18"/>
                  <w:lang w:eastAsia="en-US"/>
                </w:rPr>
                <w:t>F-Score</w:t>
              </w:r>
            </w:ins>
          </w:p>
        </w:tc>
        <w:tc>
          <w:tcPr>
            <w:tcW w:w="1771" w:type="dxa"/>
            <w:tcBorders>
              <w:top w:val="single" w:sz="4" w:space="0" w:color="auto"/>
              <w:left w:val="nil"/>
              <w:bottom w:val="single" w:sz="4" w:space="0" w:color="auto"/>
              <w:right w:val="single" w:sz="4" w:space="0" w:color="auto"/>
            </w:tcBorders>
            <w:shd w:val="clear" w:color="auto" w:fill="A3DBFF"/>
            <w:noWrap/>
            <w:vAlign w:val="bottom"/>
            <w:hideMark/>
            <w:tcPrChange w:id="254" w:author="Divita, Guy (NIH/CC) [C]" w:date="2025-07-21T11:10:00Z" w16du:dateUtc="2025-07-21T15:10:00Z">
              <w:tcPr>
                <w:tcW w:w="1633" w:type="dxa"/>
                <w:tcBorders>
                  <w:top w:val="single" w:sz="4" w:space="0" w:color="auto"/>
                  <w:left w:val="nil"/>
                  <w:bottom w:val="single" w:sz="4" w:space="0" w:color="auto"/>
                  <w:right w:val="single" w:sz="4" w:space="0" w:color="auto"/>
                </w:tcBorders>
                <w:shd w:val="clear" w:color="auto" w:fill="A3DBFF"/>
                <w:noWrap/>
                <w:vAlign w:val="bottom"/>
                <w:hideMark/>
              </w:tcPr>
            </w:tcPrChange>
          </w:tcPr>
          <w:p w14:paraId="7667D53C" w14:textId="5CC76262" w:rsidR="00BE20E3" w:rsidRPr="009C6C20" w:rsidRDefault="00BE20E3" w:rsidP="009C6C20">
            <w:pPr>
              <w:widowControl/>
              <w:jc w:val="left"/>
              <w:rPr>
                <w:rFonts w:cs="Times New Roman"/>
                <w:b/>
                <w:bCs/>
                <w:color w:val="000000"/>
                <w:kern w:val="0"/>
                <w:sz w:val="18"/>
                <w:szCs w:val="18"/>
                <w:lang w:eastAsia="en-US"/>
              </w:rPr>
            </w:pPr>
            <w:r w:rsidRPr="009C6C20">
              <w:rPr>
                <w:rFonts w:cs="Times New Roman"/>
                <w:b/>
                <w:bCs/>
                <w:color w:val="000000"/>
                <w:kern w:val="0"/>
                <w:sz w:val="18"/>
                <w:szCs w:val="18"/>
                <w:lang w:eastAsia="en-US"/>
              </w:rPr>
              <w:t>% Suppo</w:t>
            </w:r>
            <w:r>
              <w:rPr>
                <w:rFonts w:cs="Times New Roman"/>
                <w:b/>
                <w:bCs/>
                <w:color w:val="000000"/>
                <w:kern w:val="0"/>
                <w:sz w:val="18"/>
                <w:szCs w:val="18"/>
                <w:lang w:eastAsia="en-US"/>
              </w:rPr>
              <w:t>rt</w:t>
            </w:r>
          </w:p>
        </w:tc>
      </w:tr>
      <w:tr w:rsidR="00BE20E3" w:rsidRPr="009C6C20" w14:paraId="2E549E6A" w14:textId="77777777" w:rsidTr="00E93857">
        <w:trPr>
          <w:trHeight w:val="300"/>
          <w:trPrChange w:id="255" w:author="Divita, Guy (NIH/CC) [C]" w:date="2025-07-21T11:10:00Z" w16du:dateUtc="2025-07-21T15:10:00Z">
            <w:trPr>
              <w:trHeight w:val="300"/>
            </w:trPr>
          </w:trPrChange>
        </w:trPr>
        <w:tc>
          <w:tcPr>
            <w:tcW w:w="2150" w:type="dxa"/>
            <w:tcBorders>
              <w:top w:val="single" w:sz="4" w:space="0" w:color="auto"/>
              <w:left w:val="single" w:sz="4" w:space="0" w:color="auto"/>
              <w:bottom w:val="nil"/>
              <w:right w:val="nil"/>
            </w:tcBorders>
            <w:noWrap/>
            <w:vAlign w:val="bottom"/>
            <w:hideMark/>
            <w:tcPrChange w:id="256" w:author="Divita, Guy (NIH/CC) [C]" w:date="2025-07-21T11:10:00Z" w16du:dateUtc="2025-07-21T15:10:00Z">
              <w:tcPr>
                <w:tcW w:w="2150" w:type="dxa"/>
                <w:tcBorders>
                  <w:top w:val="single" w:sz="4" w:space="0" w:color="auto"/>
                  <w:left w:val="single" w:sz="4" w:space="0" w:color="auto"/>
                  <w:bottom w:val="nil"/>
                  <w:right w:val="nil"/>
                </w:tcBorders>
                <w:noWrap/>
                <w:vAlign w:val="bottom"/>
                <w:hideMark/>
              </w:tcPr>
            </w:tcPrChange>
          </w:tcPr>
          <w:p w14:paraId="3A77A1FF"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d110-d129 </w:t>
            </w:r>
          </w:p>
        </w:tc>
        <w:tc>
          <w:tcPr>
            <w:tcW w:w="942" w:type="dxa"/>
            <w:tcBorders>
              <w:top w:val="single" w:sz="4" w:space="0" w:color="auto"/>
              <w:left w:val="single" w:sz="4" w:space="0" w:color="auto"/>
              <w:bottom w:val="nil"/>
              <w:right w:val="nil"/>
            </w:tcBorders>
            <w:shd w:val="clear" w:color="auto" w:fill="FFFFFF" w:themeFill="background1"/>
            <w:noWrap/>
            <w:vAlign w:val="bottom"/>
            <w:hideMark/>
            <w:tcPrChange w:id="257" w:author="Divita, Guy (NIH/CC) [C]" w:date="2025-07-21T11:10:00Z" w16du:dateUtc="2025-07-21T15:10:00Z">
              <w:tcPr>
                <w:tcW w:w="942" w:type="dxa"/>
                <w:tcBorders>
                  <w:top w:val="single" w:sz="4" w:space="0" w:color="auto"/>
                  <w:left w:val="single" w:sz="4" w:space="0" w:color="auto"/>
                  <w:bottom w:val="nil"/>
                  <w:right w:val="nil"/>
                </w:tcBorders>
                <w:shd w:val="clear" w:color="auto" w:fill="FFFFFF" w:themeFill="background1"/>
                <w:noWrap/>
                <w:vAlign w:val="bottom"/>
                <w:hideMark/>
              </w:tcPr>
            </w:tcPrChange>
          </w:tcPr>
          <w:p w14:paraId="1A8E83BD"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0.762</w:t>
            </w:r>
          </w:p>
        </w:tc>
        <w:tc>
          <w:tcPr>
            <w:tcW w:w="696" w:type="dxa"/>
            <w:tcBorders>
              <w:top w:val="single" w:sz="4" w:space="0" w:color="auto"/>
              <w:left w:val="nil"/>
              <w:bottom w:val="nil"/>
              <w:right w:val="nil"/>
            </w:tcBorders>
            <w:shd w:val="clear" w:color="auto" w:fill="FFFFFF" w:themeFill="background1"/>
            <w:noWrap/>
            <w:vAlign w:val="bottom"/>
            <w:hideMark/>
            <w:tcPrChange w:id="258" w:author="Divita, Guy (NIH/CC) [C]" w:date="2025-07-21T11:10:00Z" w16du:dateUtc="2025-07-21T15:10:00Z">
              <w:tcPr>
                <w:tcW w:w="696" w:type="dxa"/>
                <w:tcBorders>
                  <w:top w:val="single" w:sz="4" w:space="0" w:color="auto"/>
                  <w:left w:val="nil"/>
                  <w:bottom w:val="nil"/>
                  <w:right w:val="nil"/>
                </w:tcBorders>
                <w:shd w:val="clear" w:color="auto" w:fill="FFFFFF" w:themeFill="background1"/>
                <w:noWrap/>
                <w:vAlign w:val="bottom"/>
                <w:hideMark/>
              </w:tcPr>
            </w:tcPrChange>
          </w:tcPr>
          <w:p w14:paraId="6860A3CD"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0.667</w:t>
            </w:r>
          </w:p>
        </w:tc>
        <w:tc>
          <w:tcPr>
            <w:tcW w:w="948" w:type="dxa"/>
            <w:tcBorders>
              <w:left w:val="nil"/>
              <w:bottom w:val="nil"/>
              <w:right w:val="nil"/>
            </w:tcBorders>
            <w:shd w:val="clear" w:color="auto" w:fill="FFFFFF" w:themeFill="background1"/>
            <w:noWrap/>
            <w:vAlign w:val="bottom"/>
            <w:hideMark/>
            <w:tcPrChange w:id="259" w:author="Divita, Guy (NIH/CC) [C]" w:date="2025-07-21T11:10:00Z" w16du:dateUtc="2025-07-21T15:10:00Z">
              <w:tcPr>
                <w:tcW w:w="948" w:type="dxa"/>
                <w:tcBorders>
                  <w:left w:val="nil"/>
                  <w:bottom w:val="nil"/>
                  <w:right w:val="nil"/>
                </w:tcBorders>
                <w:shd w:val="clear" w:color="auto" w:fill="FFFFFF" w:themeFill="background1"/>
                <w:noWrap/>
                <w:vAlign w:val="bottom"/>
                <w:hideMark/>
              </w:tcPr>
            </w:tcPrChange>
          </w:tcPr>
          <w:p w14:paraId="5E78EDE0"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0.889</w:t>
            </w:r>
          </w:p>
        </w:tc>
        <w:tc>
          <w:tcPr>
            <w:tcW w:w="1077" w:type="dxa"/>
            <w:tcBorders>
              <w:left w:val="nil"/>
              <w:bottom w:val="nil"/>
              <w:right w:val="nil"/>
            </w:tcBorders>
            <w:shd w:val="clear" w:color="auto" w:fill="FFFFFF" w:themeFill="background1"/>
            <w:noWrap/>
            <w:vAlign w:val="bottom"/>
            <w:hideMark/>
            <w:tcPrChange w:id="260" w:author="Divita, Guy (NIH/CC) [C]" w:date="2025-07-21T11:10:00Z" w16du:dateUtc="2025-07-21T15:10:00Z">
              <w:tcPr>
                <w:tcW w:w="1077" w:type="dxa"/>
                <w:tcBorders>
                  <w:left w:val="nil"/>
                  <w:bottom w:val="nil"/>
                  <w:right w:val="nil"/>
                </w:tcBorders>
                <w:shd w:val="clear" w:color="auto" w:fill="FFFFFF" w:themeFill="background1"/>
                <w:noWrap/>
                <w:vAlign w:val="bottom"/>
                <w:hideMark/>
              </w:tcPr>
            </w:tcPrChange>
          </w:tcPr>
          <w:p w14:paraId="604A949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0.57</w:t>
            </w:r>
            <w:del w:id="261" w:author="Divita, Guy (NIH/CC) [C]" w:date="2025-07-17T16:36:00Z">
              <w:r w:rsidRPr="42921018">
                <w:rPr>
                  <w:rFonts w:cs="Times New Roman"/>
                  <w:color w:val="000000" w:themeColor="text1"/>
                  <w:sz w:val="18"/>
                  <w:szCs w:val="18"/>
                  <w:lang w:eastAsia="en-US"/>
                </w:rPr>
                <w:delText>%</w:delText>
              </w:r>
            </w:del>
          </w:p>
        </w:tc>
        <w:tc>
          <w:tcPr>
            <w:tcW w:w="914" w:type="dxa"/>
            <w:tcBorders>
              <w:left w:val="single" w:sz="4" w:space="0" w:color="auto"/>
              <w:bottom w:val="nil"/>
              <w:right w:val="nil"/>
            </w:tcBorders>
            <w:shd w:val="clear" w:color="auto" w:fill="FFFFFF" w:themeFill="background1"/>
            <w:noWrap/>
            <w:vAlign w:val="bottom"/>
            <w:hideMark/>
            <w:tcPrChange w:id="262" w:author="Divita, Guy (NIH/CC) [C]" w:date="2025-07-21T11:10:00Z" w16du:dateUtc="2025-07-21T15:10:00Z">
              <w:tcPr>
                <w:tcW w:w="914" w:type="dxa"/>
                <w:tcBorders>
                  <w:left w:val="single" w:sz="4" w:space="0" w:color="auto"/>
                  <w:bottom w:val="nil"/>
                  <w:right w:val="nil"/>
                </w:tcBorders>
                <w:shd w:val="clear" w:color="auto" w:fill="FFFFFF" w:themeFill="background1"/>
                <w:noWrap/>
                <w:vAlign w:val="bottom"/>
                <w:hideMark/>
              </w:tcPr>
            </w:tcPrChange>
          </w:tcPr>
          <w:p w14:paraId="28348755" w14:textId="057AF44D"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0.500</w:t>
            </w:r>
            <w:r w:rsidRPr="009C6C20">
              <w:rPr>
                <w:rFonts w:cs="Times New Roman"/>
                <w:color w:val="000000"/>
                <w:kern w:val="0"/>
                <w:sz w:val="18"/>
                <w:szCs w:val="18"/>
                <w:lang w:eastAsia="en-US"/>
              </w:rPr>
              <w:t> </w:t>
            </w:r>
          </w:p>
        </w:tc>
        <w:tc>
          <w:tcPr>
            <w:tcW w:w="1771" w:type="dxa"/>
            <w:tcBorders>
              <w:left w:val="nil"/>
              <w:bottom w:val="nil"/>
              <w:right w:val="single" w:sz="4" w:space="0" w:color="auto"/>
            </w:tcBorders>
            <w:noWrap/>
            <w:vAlign w:val="bottom"/>
            <w:hideMark/>
            <w:tcPrChange w:id="263" w:author="Divita, Guy (NIH/CC) [C]" w:date="2025-07-21T11:10:00Z" w16du:dateUtc="2025-07-21T15:10:00Z">
              <w:tcPr>
                <w:tcW w:w="1633" w:type="dxa"/>
                <w:tcBorders>
                  <w:left w:val="nil"/>
                  <w:bottom w:val="nil"/>
                  <w:right w:val="single" w:sz="4" w:space="0" w:color="auto"/>
                </w:tcBorders>
                <w:noWrap/>
                <w:vAlign w:val="bottom"/>
                <w:hideMark/>
              </w:tcPr>
            </w:tcPrChange>
          </w:tcPr>
          <w:p w14:paraId="02388D1E" w14:textId="34DA0E64" w:rsidR="00BE20E3" w:rsidRPr="009C6C20" w:rsidRDefault="00BE20E3" w:rsidP="009C6C20">
            <w:pPr>
              <w:widowControl/>
              <w:jc w:val="left"/>
              <w:rPr>
                <w:rFonts w:cs="Times New Roman"/>
                <w:color w:val="000000"/>
                <w:kern w:val="0"/>
                <w:sz w:val="18"/>
                <w:szCs w:val="18"/>
                <w:lang w:eastAsia="en-US"/>
              </w:rPr>
            </w:pPr>
            <w:commentRangeStart w:id="264"/>
            <w:r>
              <w:rPr>
                <w:rFonts w:cs="Times New Roman"/>
                <w:color w:val="000000"/>
                <w:kern w:val="0"/>
                <w:sz w:val="18"/>
                <w:szCs w:val="18"/>
                <w:lang w:eastAsia="en-US"/>
              </w:rPr>
              <w:t>1.02</w:t>
            </w:r>
            <w:commentRangeEnd w:id="264"/>
            <w:r w:rsidRPr="009C6C20">
              <w:rPr>
                <w:rStyle w:val="CommentReference"/>
                <w:rFonts w:cs="Times New Roman"/>
                <w:color w:val="000000"/>
                <w:kern w:val="0"/>
                <w:sz w:val="18"/>
                <w:szCs w:val="18"/>
                <w:lang w:eastAsia="en-US"/>
              </w:rPr>
              <w:commentReference w:id="264"/>
            </w:r>
          </w:p>
        </w:tc>
      </w:tr>
      <w:tr w:rsidR="00BE20E3" w:rsidRPr="009C6C20" w14:paraId="765ED7B0" w14:textId="77777777" w:rsidTr="00E93857">
        <w:trPr>
          <w:trHeight w:val="300"/>
          <w:trPrChange w:id="265"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266"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7F4E136F"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d130-d159</w:t>
            </w:r>
          </w:p>
        </w:tc>
        <w:tc>
          <w:tcPr>
            <w:tcW w:w="942" w:type="dxa"/>
            <w:tcBorders>
              <w:top w:val="nil"/>
              <w:left w:val="single" w:sz="4" w:space="0" w:color="auto"/>
              <w:bottom w:val="nil"/>
              <w:right w:val="nil"/>
            </w:tcBorders>
            <w:shd w:val="clear" w:color="auto" w:fill="FFFFFF" w:themeFill="background1"/>
            <w:noWrap/>
            <w:vAlign w:val="bottom"/>
            <w:hideMark/>
            <w:tcPrChange w:id="267"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714C7BBD"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0.426</w:t>
            </w:r>
          </w:p>
        </w:tc>
        <w:tc>
          <w:tcPr>
            <w:tcW w:w="696" w:type="dxa"/>
            <w:tcBorders>
              <w:top w:val="nil"/>
              <w:left w:val="nil"/>
              <w:bottom w:val="nil"/>
              <w:right w:val="nil"/>
            </w:tcBorders>
            <w:shd w:val="clear" w:color="auto" w:fill="FFFFFF" w:themeFill="background1"/>
            <w:noWrap/>
            <w:vAlign w:val="bottom"/>
            <w:hideMark/>
            <w:tcPrChange w:id="268"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1E33E997"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0.417</w:t>
            </w:r>
          </w:p>
        </w:tc>
        <w:tc>
          <w:tcPr>
            <w:tcW w:w="948" w:type="dxa"/>
            <w:tcBorders>
              <w:top w:val="nil"/>
              <w:left w:val="nil"/>
              <w:bottom w:val="nil"/>
              <w:right w:val="nil"/>
            </w:tcBorders>
            <w:shd w:val="clear" w:color="auto" w:fill="FFFFFF" w:themeFill="background1"/>
            <w:noWrap/>
            <w:vAlign w:val="bottom"/>
            <w:hideMark/>
            <w:tcPrChange w:id="269"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4894F6E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0.435</w:t>
            </w:r>
          </w:p>
        </w:tc>
        <w:tc>
          <w:tcPr>
            <w:tcW w:w="1077" w:type="dxa"/>
            <w:tcBorders>
              <w:top w:val="nil"/>
              <w:left w:val="nil"/>
              <w:bottom w:val="nil"/>
              <w:right w:val="nil"/>
            </w:tcBorders>
            <w:shd w:val="clear" w:color="auto" w:fill="FFFFFF" w:themeFill="background1"/>
            <w:noWrap/>
            <w:vAlign w:val="bottom"/>
            <w:hideMark/>
            <w:tcPrChange w:id="270"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15D207B1"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2.24</w:t>
            </w:r>
            <w:del w:id="271"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272"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357DD51D" w14:textId="18CABCD8"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0.225</w:t>
            </w:r>
          </w:p>
        </w:tc>
        <w:tc>
          <w:tcPr>
            <w:tcW w:w="1771" w:type="dxa"/>
            <w:tcBorders>
              <w:top w:val="nil"/>
              <w:left w:val="nil"/>
              <w:bottom w:val="nil"/>
              <w:right w:val="single" w:sz="4" w:space="0" w:color="auto"/>
            </w:tcBorders>
            <w:noWrap/>
            <w:vAlign w:val="bottom"/>
            <w:hideMark/>
            <w:tcPrChange w:id="273"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37657BC6" w14:textId="67F473DF"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1.72</w:t>
            </w:r>
          </w:p>
        </w:tc>
      </w:tr>
      <w:tr w:rsidR="00BE20E3" w:rsidRPr="009C6C20" w14:paraId="5F578819" w14:textId="77777777" w:rsidTr="00E93857">
        <w:trPr>
          <w:trHeight w:val="300"/>
          <w:trPrChange w:id="274"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275"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2F856C9B"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d160</w:t>
            </w:r>
          </w:p>
        </w:tc>
        <w:tc>
          <w:tcPr>
            <w:tcW w:w="942" w:type="dxa"/>
            <w:tcBorders>
              <w:top w:val="nil"/>
              <w:left w:val="single" w:sz="4" w:space="0" w:color="auto"/>
              <w:bottom w:val="nil"/>
              <w:right w:val="nil"/>
            </w:tcBorders>
            <w:shd w:val="clear" w:color="auto" w:fill="FFFFFF" w:themeFill="background1"/>
            <w:noWrap/>
            <w:vAlign w:val="bottom"/>
            <w:hideMark/>
            <w:tcPrChange w:id="276"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2CA43EEA"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0.773</w:t>
            </w:r>
          </w:p>
        </w:tc>
        <w:tc>
          <w:tcPr>
            <w:tcW w:w="696" w:type="dxa"/>
            <w:tcBorders>
              <w:top w:val="nil"/>
              <w:left w:val="nil"/>
              <w:bottom w:val="nil"/>
              <w:right w:val="nil"/>
            </w:tcBorders>
            <w:shd w:val="clear" w:color="auto" w:fill="FFFFFF" w:themeFill="background1"/>
            <w:noWrap/>
            <w:vAlign w:val="bottom"/>
            <w:hideMark/>
            <w:tcPrChange w:id="277"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340E7139"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0.680</w:t>
            </w:r>
          </w:p>
        </w:tc>
        <w:tc>
          <w:tcPr>
            <w:tcW w:w="948" w:type="dxa"/>
            <w:tcBorders>
              <w:top w:val="nil"/>
              <w:left w:val="nil"/>
              <w:bottom w:val="nil"/>
              <w:right w:val="nil"/>
            </w:tcBorders>
            <w:shd w:val="clear" w:color="auto" w:fill="FFFFFF" w:themeFill="background1"/>
            <w:noWrap/>
            <w:vAlign w:val="bottom"/>
            <w:hideMark/>
            <w:tcPrChange w:id="278"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291A65DC"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0.895</w:t>
            </w:r>
          </w:p>
        </w:tc>
        <w:tc>
          <w:tcPr>
            <w:tcW w:w="1077" w:type="dxa"/>
            <w:tcBorders>
              <w:top w:val="nil"/>
              <w:left w:val="nil"/>
              <w:bottom w:val="nil"/>
              <w:right w:val="nil"/>
            </w:tcBorders>
            <w:shd w:val="clear" w:color="auto" w:fill="FFFFFF" w:themeFill="background1"/>
            <w:noWrap/>
            <w:vAlign w:val="bottom"/>
            <w:hideMark/>
            <w:tcPrChange w:id="279"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74C26DB4"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1.72</w:t>
            </w:r>
            <w:del w:id="280"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281"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61F788DA" w14:textId="7A351146"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0.710</w:t>
            </w:r>
          </w:p>
        </w:tc>
        <w:tc>
          <w:tcPr>
            <w:tcW w:w="1771" w:type="dxa"/>
            <w:tcBorders>
              <w:top w:val="nil"/>
              <w:left w:val="nil"/>
              <w:bottom w:val="nil"/>
              <w:right w:val="single" w:sz="4" w:space="0" w:color="auto"/>
            </w:tcBorders>
            <w:noWrap/>
            <w:vAlign w:val="bottom"/>
            <w:hideMark/>
            <w:tcPrChange w:id="282"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7049F3C6" w14:textId="417A1999"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1.41</w:t>
            </w:r>
          </w:p>
        </w:tc>
      </w:tr>
      <w:tr w:rsidR="00BE20E3" w:rsidRPr="009C6C20" w14:paraId="2ABBFE72" w14:textId="77777777" w:rsidTr="00E93857">
        <w:trPr>
          <w:trHeight w:val="300"/>
          <w:trPrChange w:id="283" w:author="Divita, Guy (NIH/CC) [C]" w:date="2025-07-21T11:10:00Z" w16du:dateUtc="2025-07-21T15:10:00Z">
            <w:trPr>
              <w:trHeight w:val="300"/>
            </w:trPr>
          </w:trPrChange>
        </w:trPr>
        <w:tc>
          <w:tcPr>
            <w:tcW w:w="2150" w:type="dxa"/>
            <w:tcBorders>
              <w:top w:val="nil"/>
              <w:left w:val="single" w:sz="4" w:space="0" w:color="auto"/>
              <w:bottom w:val="nil"/>
              <w:right w:val="nil"/>
            </w:tcBorders>
            <w:shd w:val="clear" w:color="auto" w:fill="F7C7AC"/>
            <w:noWrap/>
            <w:vAlign w:val="bottom"/>
            <w:hideMark/>
            <w:tcPrChange w:id="284" w:author="Divita, Guy (NIH/CC) [C]" w:date="2025-07-21T11:10:00Z" w16du:dateUtc="2025-07-21T15:10:00Z">
              <w:tcPr>
                <w:tcW w:w="2150" w:type="dxa"/>
                <w:tcBorders>
                  <w:top w:val="nil"/>
                  <w:left w:val="single" w:sz="4" w:space="0" w:color="auto"/>
                  <w:bottom w:val="nil"/>
                  <w:right w:val="nil"/>
                </w:tcBorders>
                <w:shd w:val="clear" w:color="auto" w:fill="F7C7AC"/>
                <w:noWrap/>
                <w:vAlign w:val="bottom"/>
                <w:hideMark/>
              </w:tcPr>
            </w:tcPrChange>
          </w:tcPr>
          <w:p w14:paraId="3C0D1707"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d163 </w:t>
            </w:r>
          </w:p>
        </w:tc>
        <w:tc>
          <w:tcPr>
            <w:tcW w:w="942" w:type="dxa"/>
            <w:tcBorders>
              <w:top w:val="nil"/>
              <w:left w:val="single" w:sz="4" w:space="0" w:color="auto"/>
              <w:bottom w:val="nil"/>
              <w:right w:val="nil"/>
            </w:tcBorders>
            <w:shd w:val="clear" w:color="auto" w:fill="F7C7AC"/>
            <w:noWrap/>
            <w:vAlign w:val="bottom"/>
            <w:hideMark/>
            <w:tcPrChange w:id="285" w:author="Divita, Guy (NIH/CC) [C]" w:date="2025-07-21T11:10:00Z" w16du:dateUtc="2025-07-21T15:10:00Z">
              <w:tcPr>
                <w:tcW w:w="942" w:type="dxa"/>
                <w:tcBorders>
                  <w:top w:val="nil"/>
                  <w:left w:val="single" w:sz="4" w:space="0" w:color="auto"/>
                  <w:bottom w:val="nil"/>
                  <w:right w:val="nil"/>
                </w:tcBorders>
                <w:shd w:val="clear" w:color="auto" w:fill="F7C7AC"/>
                <w:noWrap/>
                <w:vAlign w:val="bottom"/>
                <w:hideMark/>
              </w:tcPr>
            </w:tcPrChange>
          </w:tcPr>
          <w:p w14:paraId="5D392941"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0.535</w:t>
            </w:r>
          </w:p>
        </w:tc>
        <w:tc>
          <w:tcPr>
            <w:tcW w:w="696" w:type="dxa"/>
            <w:tcBorders>
              <w:top w:val="nil"/>
              <w:left w:val="nil"/>
              <w:bottom w:val="nil"/>
              <w:right w:val="nil"/>
            </w:tcBorders>
            <w:shd w:val="clear" w:color="auto" w:fill="F7C7AC"/>
            <w:noWrap/>
            <w:vAlign w:val="bottom"/>
            <w:hideMark/>
            <w:tcPrChange w:id="286" w:author="Divita, Guy (NIH/CC) [C]" w:date="2025-07-21T11:10:00Z" w16du:dateUtc="2025-07-21T15:10:00Z">
              <w:tcPr>
                <w:tcW w:w="696" w:type="dxa"/>
                <w:tcBorders>
                  <w:top w:val="nil"/>
                  <w:left w:val="nil"/>
                  <w:bottom w:val="nil"/>
                  <w:right w:val="nil"/>
                </w:tcBorders>
                <w:shd w:val="clear" w:color="auto" w:fill="F7C7AC"/>
                <w:noWrap/>
                <w:vAlign w:val="bottom"/>
                <w:hideMark/>
              </w:tcPr>
            </w:tcPrChange>
          </w:tcPr>
          <w:p w14:paraId="74F087EA"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0.472</w:t>
            </w:r>
          </w:p>
        </w:tc>
        <w:tc>
          <w:tcPr>
            <w:tcW w:w="948" w:type="dxa"/>
            <w:tcBorders>
              <w:top w:val="nil"/>
              <w:left w:val="nil"/>
              <w:bottom w:val="nil"/>
              <w:right w:val="nil"/>
            </w:tcBorders>
            <w:shd w:val="clear" w:color="auto" w:fill="F7C7AC"/>
            <w:noWrap/>
            <w:vAlign w:val="bottom"/>
            <w:hideMark/>
            <w:tcPrChange w:id="287" w:author="Divita, Guy (NIH/CC) [C]" w:date="2025-07-21T11:10:00Z" w16du:dateUtc="2025-07-21T15:10:00Z">
              <w:tcPr>
                <w:tcW w:w="948" w:type="dxa"/>
                <w:tcBorders>
                  <w:top w:val="nil"/>
                  <w:left w:val="nil"/>
                  <w:bottom w:val="nil"/>
                  <w:right w:val="nil"/>
                </w:tcBorders>
                <w:shd w:val="clear" w:color="auto" w:fill="F7C7AC"/>
                <w:noWrap/>
                <w:vAlign w:val="bottom"/>
                <w:hideMark/>
              </w:tcPr>
            </w:tcPrChange>
          </w:tcPr>
          <w:p w14:paraId="4A9B0C06"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0.616</w:t>
            </w:r>
          </w:p>
        </w:tc>
        <w:tc>
          <w:tcPr>
            <w:tcW w:w="1077" w:type="dxa"/>
            <w:tcBorders>
              <w:top w:val="nil"/>
              <w:left w:val="nil"/>
              <w:bottom w:val="nil"/>
              <w:right w:val="nil"/>
            </w:tcBorders>
            <w:shd w:val="clear" w:color="auto" w:fill="F7C7AC"/>
            <w:noWrap/>
            <w:vAlign w:val="bottom"/>
            <w:hideMark/>
            <w:tcPrChange w:id="288" w:author="Divita, Guy (NIH/CC) [C]" w:date="2025-07-21T11:10:00Z" w16du:dateUtc="2025-07-21T15:10:00Z">
              <w:tcPr>
                <w:tcW w:w="1077" w:type="dxa"/>
                <w:tcBorders>
                  <w:top w:val="nil"/>
                  <w:left w:val="nil"/>
                  <w:bottom w:val="nil"/>
                  <w:right w:val="nil"/>
                </w:tcBorders>
                <w:shd w:val="clear" w:color="auto" w:fill="F7C7AC"/>
                <w:noWrap/>
                <w:vAlign w:val="bottom"/>
                <w:hideMark/>
              </w:tcPr>
            </w:tcPrChange>
          </w:tcPr>
          <w:p w14:paraId="3929314D"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8.82</w:t>
            </w:r>
            <w:del w:id="289"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290"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7C5518C2" w14:textId="615677EA"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0.598</w:t>
            </w:r>
          </w:p>
        </w:tc>
        <w:tc>
          <w:tcPr>
            <w:tcW w:w="1771" w:type="dxa"/>
            <w:tcBorders>
              <w:top w:val="nil"/>
              <w:left w:val="nil"/>
              <w:bottom w:val="nil"/>
              <w:right w:val="single" w:sz="4" w:space="0" w:color="auto"/>
            </w:tcBorders>
            <w:noWrap/>
            <w:vAlign w:val="bottom"/>
            <w:hideMark/>
            <w:tcPrChange w:id="291"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67A3B6BF" w14:textId="1E2CF359"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9.62</w:t>
            </w:r>
          </w:p>
        </w:tc>
      </w:tr>
      <w:tr w:rsidR="00BE20E3" w:rsidRPr="009C6C20" w14:paraId="4F7D831C" w14:textId="77777777" w:rsidTr="00E93857">
        <w:trPr>
          <w:trHeight w:val="300"/>
          <w:trPrChange w:id="292"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293"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091D34F5"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d166 </w:t>
            </w:r>
          </w:p>
        </w:tc>
        <w:tc>
          <w:tcPr>
            <w:tcW w:w="942" w:type="dxa"/>
            <w:tcBorders>
              <w:top w:val="nil"/>
              <w:left w:val="single" w:sz="4" w:space="0" w:color="auto"/>
              <w:bottom w:val="nil"/>
              <w:right w:val="nil"/>
            </w:tcBorders>
            <w:shd w:val="clear" w:color="auto" w:fill="FFFFFF" w:themeFill="background1"/>
            <w:noWrap/>
            <w:vAlign w:val="bottom"/>
            <w:hideMark/>
            <w:tcPrChange w:id="294"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408550CD"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0.462</w:t>
            </w:r>
          </w:p>
        </w:tc>
        <w:tc>
          <w:tcPr>
            <w:tcW w:w="696" w:type="dxa"/>
            <w:tcBorders>
              <w:top w:val="nil"/>
              <w:left w:val="nil"/>
              <w:bottom w:val="nil"/>
              <w:right w:val="nil"/>
            </w:tcBorders>
            <w:shd w:val="clear" w:color="auto" w:fill="FFFFFF" w:themeFill="background1"/>
            <w:noWrap/>
            <w:vAlign w:val="bottom"/>
            <w:hideMark/>
            <w:tcPrChange w:id="295"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5579B258"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0.750</w:t>
            </w:r>
          </w:p>
        </w:tc>
        <w:tc>
          <w:tcPr>
            <w:tcW w:w="948" w:type="dxa"/>
            <w:tcBorders>
              <w:top w:val="nil"/>
              <w:left w:val="nil"/>
              <w:bottom w:val="nil"/>
              <w:right w:val="nil"/>
            </w:tcBorders>
            <w:shd w:val="clear" w:color="auto" w:fill="FFFFFF" w:themeFill="background1"/>
            <w:noWrap/>
            <w:vAlign w:val="bottom"/>
            <w:hideMark/>
            <w:tcPrChange w:id="296"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38BBCD0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0.333</w:t>
            </w:r>
          </w:p>
        </w:tc>
        <w:tc>
          <w:tcPr>
            <w:tcW w:w="1077" w:type="dxa"/>
            <w:tcBorders>
              <w:top w:val="nil"/>
              <w:left w:val="nil"/>
              <w:bottom w:val="nil"/>
              <w:right w:val="nil"/>
            </w:tcBorders>
            <w:shd w:val="clear" w:color="auto" w:fill="FFFFFF" w:themeFill="background1"/>
            <w:noWrap/>
            <w:vAlign w:val="bottom"/>
            <w:hideMark/>
            <w:tcPrChange w:id="297"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17B6924B"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0.39</w:t>
            </w:r>
            <w:del w:id="298"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299"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5216F28E" w14:textId="48D12928"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0.300</w:t>
            </w:r>
          </w:p>
        </w:tc>
        <w:tc>
          <w:tcPr>
            <w:tcW w:w="1771" w:type="dxa"/>
            <w:tcBorders>
              <w:top w:val="nil"/>
              <w:left w:val="nil"/>
              <w:bottom w:val="nil"/>
              <w:right w:val="single" w:sz="4" w:space="0" w:color="auto"/>
            </w:tcBorders>
            <w:noWrap/>
            <w:vAlign w:val="bottom"/>
            <w:hideMark/>
            <w:tcPrChange w:id="300"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55640AF9" w14:textId="0B068622"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0.27</w:t>
            </w:r>
          </w:p>
        </w:tc>
      </w:tr>
      <w:tr w:rsidR="00BE20E3" w:rsidRPr="009C6C20" w14:paraId="4E0B1EDE" w14:textId="77777777" w:rsidTr="00E93857">
        <w:trPr>
          <w:trHeight w:val="300"/>
          <w:trPrChange w:id="301"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302"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1D1BBB97"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d170</w:t>
            </w:r>
          </w:p>
        </w:tc>
        <w:tc>
          <w:tcPr>
            <w:tcW w:w="942" w:type="dxa"/>
            <w:tcBorders>
              <w:top w:val="nil"/>
              <w:left w:val="single" w:sz="4" w:space="0" w:color="auto"/>
              <w:bottom w:val="nil"/>
              <w:right w:val="nil"/>
            </w:tcBorders>
            <w:shd w:val="clear" w:color="auto" w:fill="FFFFFF" w:themeFill="background1"/>
            <w:noWrap/>
            <w:vAlign w:val="bottom"/>
            <w:hideMark/>
            <w:tcPrChange w:id="303"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4BF85158"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0.000</w:t>
            </w:r>
          </w:p>
        </w:tc>
        <w:tc>
          <w:tcPr>
            <w:tcW w:w="696" w:type="dxa"/>
            <w:tcBorders>
              <w:top w:val="nil"/>
              <w:left w:val="nil"/>
              <w:bottom w:val="nil"/>
              <w:right w:val="nil"/>
            </w:tcBorders>
            <w:shd w:val="clear" w:color="auto" w:fill="FFFFFF" w:themeFill="background1"/>
            <w:noWrap/>
            <w:vAlign w:val="bottom"/>
            <w:hideMark/>
            <w:tcPrChange w:id="304"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10556D5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0.000</w:t>
            </w:r>
          </w:p>
        </w:tc>
        <w:tc>
          <w:tcPr>
            <w:tcW w:w="948" w:type="dxa"/>
            <w:tcBorders>
              <w:top w:val="nil"/>
              <w:left w:val="nil"/>
              <w:bottom w:val="nil"/>
              <w:right w:val="nil"/>
            </w:tcBorders>
            <w:shd w:val="clear" w:color="auto" w:fill="FFFFFF" w:themeFill="background1"/>
            <w:noWrap/>
            <w:vAlign w:val="bottom"/>
            <w:hideMark/>
            <w:tcPrChange w:id="305"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3851852B"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0.000</w:t>
            </w:r>
          </w:p>
        </w:tc>
        <w:tc>
          <w:tcPr>
            <w:tcW w:w="1077" w:type="dxa"/>
            <w:tcBorders>
              <w:top w:val="nil"/>
              <w:left w:val="nil"/>
              <w:bottom w:val="nil"/>
              <w:right w:val="nil"/>
            </w:tcBorders>
            <w:shd w:val="clear" w:color="auto" w:fill="FFFFFF" w:themeFill="background1"/>
            <w:noWrap/>
            <w:vAlign w:val="bottom"/>
            <w:hideMark/>
            <w:tcPrChange w:id="306"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2A6E8A2E"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0.13</w:t>
            </w:r>
            <w:del w:id="307"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08"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6DB7CC18" w14:textId="1B24B4FB"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0.500</w:t>
            </w:r>
          </w:p>
        </w:tc>
        <w:tc>
          <w:tcPr>
            <w:tcW w:w="1771" w:type="dxa"/>
            <w:tcBorders>
              <w:top w:val="nil"/>
              <w:left w:val="nil"/>
              <w:bottom w:val="nil"/>
              <w:right w:val="single" w:sz="4" w:space="0" w:color="auto"/>
            </w:tcBorders>
            <w:noWrap/>
            <w:vAlign w:val="bottom"/>
            <w:hideMark/>
            <w:tcPrChange w:id="309"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3F1D9633" w14:textId="164B2E2B"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0.12</w:t>
            </w:r>
          </w:p>
        </w:tc>
      </w:tr>
      <w:tr w:rsidR="00BE20E3" w:rsidRPr="009C6C20" w14:paraId="38583A42" w14:textId="77777777" w:rsidTr="00E93857">
        <w:trPr>
          <w:trHeight w:val="300"/>
          <w:trPrChange w:id="310"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311"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1BAC1AF8"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d172</w:t>
            </w:r>
          </w:p>
        </w:tc>
        <w:tc>
          <w:tcPr>
            <w:tcW w:w="942" w:type="dxa"/>
            <w:tcBorders>
              <w:top w:val="nil"/>
              <w:left w:val="single" w:sz="4" w:space="0" w:color="auto"/>
              <w:bottom w:val="nil"/>
              <w:right w:val="nil"/>
            </w:tcBorders>
            <w:shd w:val="clear" w:color="auto" w:fill="FFFFFF" w:themeFill="background1"/>
            <w:noWrap/>
            <w:vAlign w:val="bottom"/>
            <w:hideMark/>
            <w:tcPrChange w:id="312"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34935A49"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0.500</w:t>
            </w:r>
          </w:p>
        </w:tc>
        <w:tc>
          <w:tcPr>
            <w:tcW w:w="696" w:type="dxa"/>
            <w:tcBorders>
              <w:top w:val="nil"/>
              <w:left w:val="nil"/>
              <w:bottom w:val="nil"/>
              <w:right w:val="nil"/>
            </w:tcBorders>
            <w:shd w:val="clear" w:color="auto" w:fill="FFFFFF" w:themeFill="background1"/>
            <w:noWrap/>
            <w:vAlign w:val="bottom"/>
            <w:hideMark/>
            <w:tcPrChange w:id="313"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13FB7338"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0.500</w:t>
            </w:r>
          </w:p>
        </w:tc>
        <w:tc>
          <w:tcPr>
            <w:tcW w:w="948" w:type="dxa"/>
            <w:tcBorders>
              <w:top w:val="nil"/>
              <w:left w:val="nil"/>
              <w:bottom w:val="nil"/>
              <w:right w:val="nil"/>
            </w:tcBorders>
            <w:shd w:val="clear" w:color="auto" w:fill="FFFFFF" w:themeFill="background1"/>
            <w:noWrap/>
            <w:vAlign w:val="bottom"/>
            <w:hideMark/>
            <w:tcPrChange w:id="314"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307FF6D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0.500</w:t>
            </w:r>
          </w:p>
        </w:tc>
        <w:tc>
          <w:tcPr>
            <w:tcW w:w="1077" w:type="dxa"/>
            <w:tcBorders>
              <w:top w:val="nil"/>
              <w:left w:val="nil"/>
              <w:bottom w:val="nil"/>
              <w:right w:val="nil"/>
            </w:tcBorders>
            <w:shd w:val="clear" w:color="auto" w:fill="FFFFFF" w:themeFill="background1"/>
            <w:noWrap/>
            <w:vAlign w:val="bottom"/>
            <w:hideMark/>
            <w:tcPrChange w:id="315"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382EA673"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0.03</w:t>
            </w:r>
            <w:del w:id="316"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17"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70B450A8" w14:textId="6A3FC5AA"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0.250</w:t>
            </w:r>
          </w:p>
        </w:tc>
        <w:tc>
          <w:tcPr>
            <w:tcW w:w="1771" w:type="dxa"/>
            <w:tcBorders>
              <w:top w:val="nil"/>
              <w:left w:val="nil"/>
              <w:bottom w:val="nil"/>
              <w:right w:val="single" w:sz="4" w:space="0" w:color="auto"/>
            </w:tcBorders>
            <w:noWrap/>
            <w:vAlign w:val="bottom"/>
            <w:hideMark/>
            <w:tcPrChange w:id="318"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508736CA" w14:textId="4306518D"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0.16</w:t>
            </w:r>
          </w:p>
        </w:tc>
      </w:tr>
      <w:tr w:rsidR="00BE20E3" w:rsidRPr="009C6C20" w14:paraId="71A12BA6" w14:textId="77777777" w:rsidTr="00E93857">
        <w:trPr>
          <w:trHeight w:val="300"/>
          <w:trPrChange w:id="319"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320"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2BBFC63A"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d175 </w:t>
            </w:r>
          </w:p>
        </w:tc>
        <w:tc>
          <w:tcPr>
            <w:tcW w:w="942" w:type="dxa"/>
            <w:tcBorders>
              <w:top w:val="nil"/>
              <w:left w:val="single" w:sz="4" w:space="0" w:color="auto"/>
              <w:bottom w:val="nil"/>
              <w:right w:val="nil"/>
            </w:tcBorders>
            <w:shd w:val="clear" w:color="auto" w:fill="FFFFFF" w:themeFill="background1"/>
            <w:noWrap/>
            <w:vAlign w:val="bottom"/>
            <w:hideMark/>
            <w:tcPrChange w:id="321"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77246726"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0.133</w:t>
            </w:r>
          </w:p>
        </w:tc>
        <w:tc>
          <w:tcPr>
            <w:tcW w:w="696" w:type="dxa"/>
            <w:tcBorders>
              <w:top w:val="nil"/>
              <w:left w:val="nil"/>
              <w:bottom w:val="nil"/>
              <w:right w:val="nil"/>
            </w:tcBorders>
            <w:shd w:val="clear" w:color="auto" w:fill="FFFFFF" w:themeFill="background1"/>
            <w:noWrap/>
            <w:vAlign w:val="bottom"/>
            <w:hideMark/>
            <w:tcPrChange w:id="322"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4A9612F7"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0.083</w:t>
            </w:r>
          </w:p>
        </w:tc>
        <w:tc>
          <w:tcPr>
            <w:tcW w:w="948" w:type="dxa"/>
            <w:tcBorders>
              <w:top w:val="nil"/>
              <w:left w:val="nil"/>
              <w:bottom w:val="nil"/>
              <w:right w:val="nil"/>
            </w:tcBorders>
            <w:shd w:val="clear" w:color="auto" w:fill="FFFFFF" w:themeFill="background1"/>
            <w:noWrap/>
            <w:vAlign w:val="bottom"/>
            <w:hideMark/>
            <w:tcPrChange w:id="323"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7A6278CD"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0.333</w:t>
            </w:r>
          </w:p>
        </w:tc>
        <w:tc>
          <w:tcPr>
            <w:tcW w:w="1077" w:type="dxa"/>
            <w:tcBorders>
              <w:top w:val="nil"/>
              <w:left w:val="nil"/>
              <w:bottom w:val="nil"/>
              <w:right w:val="nil"/>
            </w:tcBorders>
            <w:shd w:val="clear" w:color="auto" w:fill="FFFFFF" w:themeFill="background1"/>
            <w:noWrap/>
            <w:vAlign w:val="bottom"/>
            <w:hideMark/>
            <w:tcPrChange w:id="324"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2EC13FF8"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0.37</w:t>
            </w:r>
            <w:del w:id="325"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26"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46BFCB5C" w14:textId="21EAB0ED"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0.350</w:t>
            </w:r>
          </w:p>
        </w:tc>
        <w:tc>
          <w:tcPr>
            <w:tcW w:w="1771" w:type="dxa"/>
            <w:tcBorders>
              <w:top w:val="nil"/>
              <w:left w:val="nil"/>
              <w:bottom w:val="nil"/>
              <w:right w:val="single" w:sz="4" w:space="0" w:color="auto"/>
            </w:tcBorders>
            <w:noWrap/>
            <w:vAlign w:val="bottom"/>
            <w:hideMark/>
            <w:tcPrChange w:id="327"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46E96016" w14:textId="3A9A42E2"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0.86</w:t>
            </w:r>
          </w:p>
        </w:tc>
      </w:tr>
      <w:tr w:rsidR="00BE20E3" w:rsidRPr="009C6C20" w14:paraId="06F62600" w14:textId="77777777" w:rsidTr="00E93857">
        <w:trPr>
          <w:trHeight w:val="300"/>
          <w:trPrChange w:id="328" w:author="Divita, Guy (NIH/CC) [C]" w:date="2025-07-21T11:10:00Z" w16du:dateUtc="2025-07-21T15:10:00Z">
            <w:trPr>
              <w:trHeight w:val="300"/>
            </w:trPr>
          </w:trPrChange>
        </w:trPr>
        <w:tc>
          <w:tcPr>
            <w:tcW w:w="2150" w:type="dxa"/>
            <w:tcBorders>
              <w:top w:val="nil"/>
              <w:left w:val="single" w:sz="4" w:space="0" w:color="auto"/>
              <w:bottom w:val="nil"/>
              <w:right w:val="nil"/>
            </w:tcBorders>
            <w:shd w:val="clear" w:color="auto" w:fill="F7C7AC"/>
            <w:noWrap/>
            <w:vAlign w:val="bottom"/>
            <w:hideMark/>
            <w:tcPrChange w:id="329" w:author="Divita, Guy (NIH/CC) [C]" w:date="2025-07-21T11:10:00Z" w16du:dateUtc="2025-07-21T15:10:00Z">
              <w:tcPr>
                <w:tcW w:w="2150" w:type="dxa"/>
                <w:tcBorders>
                  <w:top w:val="nil"/>
                  <w:left w:val="single" w:sz="4" w:space="0" w:color="auto"/>
                  <w:bottom w:val="nil"/>
                  <w:right w:val="nil"/>
                </w:tcBorders>
                <w:shd w:val="clear" w:color="auto" w:fill="F7C7AC"/>
                <w:noWrap/>
                <w:vAlign w:val="bottom"/>
                <w:hideMark/>
              </w:tcPr>
            </w:tcPrChange>
          </w:tcPr>
          <w:p w14:paraId="4F146908"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d177 </w:t>
            </w:r>
          </w:p>
        </w:tc>
        <w:tc>
          <w:tcPr>
            <w:tcW w:w="942" w:type="dxa"/>
            <w:tcBorders>
              <w:top w:val="nil"/>
              <w:left w:val="single" w:sz="4" w:space="0" w:color="auto"/>
              <w:bottom w:val="nil"/>
              <w:right w:val="nil"/>
            </w:tcBorders>
            <w:shd w:val="clear" w:color="auto" w:fill="F7C7AC"/>
            <w:noWrap/>
            <w:vAlign w:val="bottom"/>
            <w:hideMark/>
            <w:tcPrChange w:id="330" w:author="Divita, Guy (NIH/CC) [C]" w:date="2025-07-21T11:10:00Z" w16du:dateUtc="2025-07-21T15:10:00Z">
              <w:tcPr>
                <w:tcW w:w="942" w:type="dxa"/>
                <w:tcBorders>
                  <w:top w:val="nil"/>
                  <w:left w:val="single" w:sz="4" w:space="0" w:color="auto"/>
                  <w:bottom w:val="nil"/>
                  <w:right w:val="nil"/>
                </w:tcBorders>
                <w:shd w:val="clear" w:color="auto" w:fill="F7C7AC"/>
                <w:noWrap/>
                <w:vAlign w:val="bottom"/>
                <w:hideMark/>
              </w:tcPr>
            </w:tcPrChange>
          </w:tcPr>
          <w:p w14:paraId="5D0E2DB3"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0.617</w:t>
            </w:r>
          </w:p>
        </w:tc>
        <w:tc>
          <w:tcPr>
            <w:tcW w:w="696" w:type="dxa"/>
            <w:tcBorders>
              <w:top w:val="nil"/>
              <w:left w:val="nil"/>
              <w:bottom w:val="nil"/>
              <w:right w:val="nil"/>
            </w:tcBorders>
            <w:shd w:val="clear" w:color="auto" w:fill="F7C7AC"/>
            <w:noWrap/>
            <w:vAlign w:val="bottom"/>
            <w:hideMark/>
            <w:tcPrChange w:id="331" w:author="Divita, Guy (NIH/CC) [C]" w:date="2025-07-21T11:10:00Z" w16du:dateUtc="2025-07-21T15:10:00Z">
              <w:tcPr>
                <w:tcW w:w="696" w:type="dxa"/>
                <w:tcBorders>
                  <w:top w:val="nil"/>
                  <w:left w:val="nil"/>
                  <w:bottom w:val="nil"/>
                  <w:right w:val="nil"/>
                </w:tcBorders>
                <w:shd w:val="clear" w:color="auto" w:fill="F7C7AC"/>
                <w:noWrap/>
                <w:vAlign w:val="bottom"/>
                <w:hideMark/>
              </w:tcPr>
            </w:tcPrChange>
          </w:tcPr>
          <w:p w14:paraId="03FC050C"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0.673</w:t>
            </w:r>
          </w:p>
        </w:tc>
        <w:tc>
          <w:tcPr>
            <w:tcW w:w="948" w:type="dxa"/>
            <w:tcBorders>
              <w:top w:val="nil"/>
              <w:left w:val="nil"/>
              <w:bottom w:val="nil"/>
              <w:right w:val="nil"/>
            </w:tcBorders>
            <w:shd w:val="clear" w:color="auto" w:fill="F7C7AC"/>
            <w:noWrap/>
            <w:vAlign w:val="bottom"/>
            <w:hideMark/>
            <w:tcPrChange w:id="332" w:author="Divita, Guy (NIH/CC) [C]" w:date="2025-07-21T11:10:00Z" w16du:dateUtc="2025-07-21T15:10:00Z">
              <w:tcPr>
                <w:tcW w:w="948" w:type="dxa"/>
                <w:tcBorders>
                  <w:top w:val="nil"/>
                  <w:left w:val="nil"/>
                  <w:bottom w:val="nil"/>
                  <w:right w:val="nil"/>
                </w:tcBorders>
                <w:shd w:val="clear" w:color="auto" w:fill="F7C7AC"/>
                <w:noWrap/>
                <w:vAlign w:val="bottom"/>
                <w:hideMark/>
              </w:tcPr>
            </w:tcPrChange>
          </w:tcPr>
          <w:p w14:paraId="765A48BD"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0.569</w:t>
            </w:r>
          </w:p>
        </w:tc>
        <w:tc>
          <w:tcPr>
            <w:tcW w:w="1077" w:type="dxa"/>
            <w:tcBorders>
              <w:top w:val="nil"/>
              <w:left w:val="nil"/>
              <w:bottom w:val="nil"/>
              <w:right w:val="nil"/>
            </w:tcBorders>
            <w:shd w:val="clear" w:color="auto" w:fill="F7C7AC"/>
            <w:noWrap/>
            <w:vAlign w:val="bottom"/>
            <w:hideMark/>
            <w:tcPrChange w:id="333" w:author="Divita, Guy (NIH/CC) [C]" w:date="2025-07-21T11:10:00Z" w16du:dateUtc="2025-07-21T15:10:00Z">
              <w:tcPr>
                <w:tcW w:w="1077" w:type="dxa"/>
                <w:tcBorders>
                  <w:top w:val="nil"/>
                  <w:left w:val="nil"/>
                  <w:bottom w:val="nil"/>
                  <w:right w:val="nil"/>
                </w:tcBorders>
                <w:shd w:val="clear" w:color="auto" w:fill="F7C7AC"/>
                <w:noWrap/>
                <w:vAlign w:val="bottom"/>
                <w:hideMark/>
              </w:tcPr>
            </w:tcPrChange>
          </w:tcPr>
          <w:p w14:paraId="00A58163"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10.33</w:t>
            </w:r>
            <w:del w:id="334"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35"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686156DA" w14:textId="0A8802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0.553</w:t>
            </w:r>
          </w:p>
        </w:tc>
        <w:tc>
          <w:tcPr>
            <w:tcW w:w="1771" w:type="dxa"/>
            <w:tcBorders>
              <w:top w:val="nil"/>
              <w:left w:val="nil"/>
              <w:bottom w:val="nil"/>
              <w:right w:val="single" w:sz="4" w:space="0" w:color="auto"/>
            </w:tcBorders>
            <w:noWrap/>
            <w:vAlign w:val="bottom"/>
            <w:hideMark/>
            <w:tcPrChange w:id="336"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794DE99F" w14:textId="53710AD5"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9.73</w:t>
            </w:r>
          </w:p>
        </w:tc>
      </w:tr>
      <w:tr w:rsidR="00BE20E3" w:rsidRPr="009C6C20" w14:paraId="2A663FF0" w14:textId="77777777" w:rsidTr="00E93857">
        <w:trPr>
          <w:trHeight w:val="300"/>
          <w:trPrChange w:id="337"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338"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2C1C7437"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d179</w:t>
            </w:r>
          </w:p>
        </w:tc>
        <w:tc>
          <w:tcPr>
            <w:tcW w:w="942" w:type="dxa"/>
            <w:tcBorders>
              <w:top w:val="nil"/>
              <w:left w:val="single" w:sz="4" w:space="0" w:color="auto"/>
              <w:bottom w:val="nil"/>
              <w:right w:val="nil"/>
            </w:tcBorders>
            <w:shd w:val="clear" w:color="auto" w:fill="FFFFFF" w:themeFill="background1"/>
            <w:noWrap/>
            <w:vAlign w:val="bottom"/>
            <w:hideMark/>
            <w:tcPrChange w:id="339"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5AA32DE2"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0.286</w:t>
            </w:r>
          </w:p>
        </w:tc>
        <w:tc>
          <w:tcPr>
            <w:tcW w:w="696" w:type="dxa"/>
            <w:tcBorders>
              <w:top w:val="nil"/>
              <w:left w:val="nil"/>
              <w:bottom w:val="nil"/>
              <w:right w:val="nil"/>
            </w:tcBorders>
            <w:shd w:val="clear" w:color="auto" w:fill="FFFFFF" w:themeFill="background1"/>
            <w:noWrap/>
            <w:vAlign w:val="bottom"/>
            <w:hideMark/>
            <w:tcPrChange w:id="340"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41241104"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0.250</w:t>
            </w:r>
          </w:p>
        </w:tc>
        <w:tc>
          <w:tcPr>
            <w:tcW w:w="948" w:type="dxa"/>
            <w:tcBorders>
              <w:top w:val="nil"/>
              <w:left w:val="nil"/>
              <w:bottom w:val="nil"/>
              <w:right w:val="nil"/>
            </w:tcBorders>
            <w:shd w:val="clear" w:color="auto" w:fill="FFFFFF" w:themeFill="background1"/>
            <w:noWrap/>
            <w:vAlign w:val="bottom"/>
            <w:hideMark/>
            <w:tcPrChange w:id="341"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1FAD9F18"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0.333</w:t>
            </w:r>
          </w:p>
        </w:tc>
        <w:tc>
          <w:tcPr>
            <w:tcW w:w="1077" w:type="dxa"/>
            <w:tcBorders>
              <w:top w:val="nil"/>
              <w:left w:val="nil"/>
              <w:bottom w:val="nil"/>
              <w:right w:val="nil"/>
            </w:tcBorders>
            <w:shd w:val="clear" w:color="auto" w:fill="FFFFFF" w:themeFill="background1"/>
            <w:noWrap/>
            <w:vAlign w:val="bottom"/>
            <w:hideMark/>
            <w:tcPrChange w:id="342"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62BD30FC"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0.10</w:t>
            </w:r>
            <w:del w:id="343"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44"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0F0D2883" w14:textId="0471EDC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0.250</w:t>
            </w:r>
          </w:p>
        </w:tc>
        <w:tc>
          <w:tcPr>
            <w:tcW w:w="1771" w:type="dxa"/>
            <w:tcBorders>
              <w:top w:val="nil"/>
              <w:left w:val="nil"/>
              <w:bottom w:val="nil"/>
              <w:right w:val="single" w:sz="4" w:space="0" w:color="auto"/>
            </w:tcBorders>
            <w:noWrap/>
            <w:vAlign w:val="bottom"/>
            <w:hideMark/>
            <w:tcPrChange w:id="345"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06D7F1D3" w14:textId="3F07B69F"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0.23</w:t>
            </w:r>
          </w:p>
        </w:tc>
      </w:tr>
      <w:tr w:rsidR="00BE20E3" w:rsidRPr="009C6C20" w14:paraId="4662A8CD" w14:textId="77777777" w:rsidTr="00E93857">
        <w:trPr>
          <w:trHeight w:val="300"/>
          <w:trPrChange w:id="346" w:author="Divita, Guy (NIH/CC) [C]" w:date="2025-07-21T11:10:00Z" w16du:dateUtc="2025-07-21T15:10:00Z">
            <w:trPr>
              <w:trHeight w:val="300"/>
            </w:trPr>
          </w:trPrChange>
        </w:trPr>
        <w:tc>
          <w:tcPr>
            <w:tcW w:w="2150" w:type="dxa"/>
            <w:tcBorders>
              <w:top w:val="nil"/>
              <w:left w:val="single" w:sz="4" w:space="0" w:color="auto"/>
              <w:bottom w:val="nil"/>
              <w:right w:val="nil"/>
            </w:tcBorders>
            <w:shd w:val="clear" w:color="auto" w:fill="F7C7AC"/>
            <w:noWrap/>
            <w:vAlign w:val="bottom"/>
            <w:hideMark/>
            <w:tcPrChange w:id="347" w:author="Divita, Guy (NIH/CC) [C]" w:date="2025-07-21T11:10:00Z" w16du:dateUtc="2025-07-21T15:10:00Z">
              <w:tcPr>
                <w:tcW w:w="2150" w:type="dxa"/>
                <w:tcBorders>
                  <w:top w:val="nil"/>
                  <w:left w:val="single" w:sz="4" w:space="0" w:color="auto"/>
                  <w:bottom w:val="nil"/>
                  <w:right w:val="nil"/>
                </w:tcBorders>
                <w:shd w:val="clear" w:color="auto" w:fill="F7C7AC"/>
                <w:noWrap/>
                <w:vAlign w:val="bottom"/>
                <w:hideMark/>
              </w:tcPr>
            </w:tcPrChange>
          </w:tcPr>
          <w:p w14:paraId="2FAF9D1A"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d210 d220</w:t>
            </w:r>
          </w:p>
        </w:tc>
        <w:tc>
          <w:tcPr>
            <w:tcW w:w="942" w:type="dxa"/>
            <w:tcBorders>
              <w:top w:val="nil"/>
              <w:left w:val="single" w:sz="4" w:space="0" w:color="auto"/>
              <w:bottom w:val="nil"/>
              <w:right w:val="nil"/>
            </w:tcBorders>
            <w:shd w:val="clear" w:color="auto" w:fill="F7C7AC"/>
            <w:noWrap/>
            <w:vAlign w:val="bottom"/>
            <w:hideMark/>
            <w:tcPrChange w:id="348" w:author="Divita, Guy (NIH/CC) [C]" w:date="2025-07-21T11:10:00Z" w16du:dateUtc="2025-07-21T15:10:00Z">
              <w:tcPr>
                <w:tcW w:w="942" w:type="dxa"/>
                <w:tcBorders>
                  <w:top w:val="nil"/>
                  <w:left w:val="single" w:sz="4" w:space="0" w:color="auto"/>
                  <w:bottom w:val="nil"/>
                  <w:right w:val="nil"/>
                </w:tcBorders>
                <w:shd w:val="clear" w:color="auto" w:fill="F7C7AC"/>
                <w:noWrap/>
                <w:vAlign w:val="bottom"/>
                <w:hideMark/>
              </w:tcPr>
            </w:tcPrChange>
          </w:tcPr>
          <w:p w14:paraId="7F2AA9C9"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0.492</w:t>
            </w:r>
          </w:p>
        </w:tc>
        <w:tc>
          <w:tcPr>
            <w:tcW w:w="696" w:type="dxa"/>
            <w:tcBorders>
              <w:top w:val="nil"/>
              <w:left w:val="nil"/>
              <w:bottom w:val="nil"/>
              <w:right w:val="nil"/>
            </w:tcBorders>
            <w:shd w:val="clear" w:color="auto" w:fill="F7C7AC"/>
            <w:noWrap/>
            <w:vAlign w:val="bottom"/>
            <w:hideMark/>
            <w:tcPrChange w:id="349" w:author="Divita, Guy (NIH/CC) [C]" w:date="2025-07-21T11:10:00Z" w16du:dateUtc="2025-07-21T15:10:00Z">
              <w:tcPr>
                <w:tcW w:w="696" w:type="dxa"/>
                <w:tcBorders>
                  <w:top w:val="nil"/>
                  <w:left w:val="nil"/>
                  <w:bottom w:val="nil"/>
                  <w:right w:val="nil"/>
                </w:tcBorders>
                <w:shd w:val="clear" w:color="auto" w:fill="F7C7AC"/>
                <w:noWrap/>
                <w:vAlign w:val="bottom"/>
                <w:hideMark/>
              </w:tcPr>
            </w:tcPrChange>
          </w:tcPr>
          <w:p w14:paraId="22C07ED4"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0.565</w:t>
            </w:r>
          </w:p>
        </w:tc>
        <w:tc>
          <w:tcPr>
            <w:tcW w:w="948" w:type="dxa"/>
            <w:tcBorders>
              <w:top w:val="nil"/>
              <w:left w:val="nil"/>
              <w:bottom w:val="nil"/>
              <w:right w:val="nil"/>
            </w:tcBorders>
            <w:shd w:val="clear" w:color="auto" w:fill="F7C7AC"/>
            <w:noWrap/>
            <w:vAlign w:val="bottom"/>
            <w:hideMark/>
            <w:tcPrChange w:id="350" w:author="Divita, Guy (NIH/CC) [C]" w:date="2025-07-21T11:10:00Z" w16du:dateUtc="2025-07-21T15:10:00Z">
              <w:tcPr>
                <w:tcW w:w="948" w:type="dxa"/>
                <w:tcBorders>
                  <w:top w:val="nil"/>
                  <w:left w:val="nil"/>
                  <w:bottom w:val="nil"/>
                  <w:right w:val="nil"/>
                </w:tcBorders>
                <w:shd w:val="clear" w:color="auto" w:fill="F7C7AC"/>
                <w:noWrap/>
                <w:vAlign w:val="bottom"/>
                <w:hideMark/>
              </w:tcPr>
            </w:tcPrChange>
          </w:tcPr>
          <w:p w14:paraId="4DCE59C4"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0.435</w:t>
            </w:r>
          </w:p>
        </w:tc>
        <w:tc>
          <w:tcPr>
            <w:tcW w:w="1077" w:type="dxa"/>
            <w:tcBorders>
              <w:top w:val="nil"/>
              <w:left w:val="nil"/>
              <w:bottom w:val="nil"/>
              <w:right w:val="nil"/>
            </w:tcBorders>
            <w:shd w:val="clear" w:color="auto" w:fill="F7C7AC"/>
            <w:noWrap/>
            <w:vAlign w:val="bottom"/>
            <w:hideMark/>
            <w:tcPrChange w:id="351" w:author="Divita, Guy (NIH/CC) [C]" w:date="2025-07-21T11:10:00Z" w16du:dateUtc="2025-07-21T15:10:00Z">
              <w:tcPr>
                <w:tcW w:w="1077" w:type="dxa"/>
                <w:tcBorders>
                  <w:top w:val="nil"/>
                  <w:left w:val="nil"/>
                  <w:bottom w:val="nil"/>
                  <w:right w:val="nil"/>
                </w:tcBorders>
                <w:shd w:val="clear" w:color="auto" w:fill="F7C7AC"/>
                <w:noWrap/>
                <w:vAlign w:val="bottom"/>
                <w:hideMark/>
              </w:tcPr>
            </w:tcPrChange>
          </w:tcPr>
          <w:p w14:paraId="00568A60"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8.08</w:t>
            </w:r>
            <w:del w:id="352"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53"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13073402" w14:textId="41657F9D"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0.451</w:t>
            </w:r>
          </w:p>
        </w:tc>
        <w:tc>
          <w:tcPr>
            <w:tcW w:w="1771" w:type="dxa"/>
            <w:tcBorders>
              <w:top w:val="nil"/>
              <w:left w:val="nil"/>
              <w:bottom w:val="nil"/>
              <w:right w:val="single" w:sz="4" w:space="0" w:color="auto"/>
            </w:tcBorders>
            <w:noWrap/>
            <w:vAlign w:val="bottom"/>
            <w:hideMark/>
            <w:tcPrChange w:id="354"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1662EDDF" w14:textId="3E8B7CA0"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10.71</w:t>
            </w:r>
          </w:p>
        </w:tc>
      </w:tr>
      <w:tr w:rsidR="00BE20E3" w:rsidRPr="009C6C20" w14:paraId="770DC92B" w14:textId="77777777" w:rsidTr="00E93857">
        <w:trPr>
          <w:trHeight w:val="300"/>
          <w:trPrChange w:id="355"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356"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51F28B53"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d230 </w:t>
            </w:r>
          </w:p>
        </w:tc>
        <w:tc>
          <w:tcPr>
            <w:tcW w:w="942" w:type="dxa"/>
            <w:tcBorders>
              <w:top w:val="nil"/>
              <w:left w:val="single" w:sz="4" w:space="0" w:color="auto"/>
              <w:bottom w:val="nil"/>
              <w:right w:val="nil"/>
            </w:tcBorders>
            <w:shd w:val="clear" w:color="auto" w:fill="FFFFFF" w:themeFill="background1"/>
            <w:noWrap/>
            <w:vAlign w:val="bottom"/>
            <w:hideMark/>
            <w:tcPrChange w:id="357"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60D7DA99"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0.200</w:t>
            </w:r>
          </w:p>
        </w:tc>
        <w:tc>
          <w:tcPr>
            <w:tcW w:w="696" w:type="dxa"/>
            <w:tcBorders>
              <w:top w:val="nil"/>
              <w:left w:val="nil"/>
              <w:bottom w:val="nil"/>
              <w:right w:val="nil"/>
            </w:tcBorders>
            <w:shd w:val="clear" w:color="auto" w:fill="FFFFFF" w:themeFill="background1"/>
            <w:noWrap/>
            <w:vAlign w:val="bottom"/>
            <w:hideMark/>
            <w:tcPrChange w:id="358"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53EA0B8E"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0.167</w:t>
            </w:r>
          </w:p>
        </w:tc>
        <w:tc>
          <w:tcPr>
            <w:tcW w:w="948" w:type="dxa"/>
            <w:tcBorders>
              <w:top w:val="nil"/>
              <w:left w:val="nil"/>
              <w:bottom w:val="nil"/>
              <w:right w:val="nil"/>
            </w:tcBorders>
            <w:shd w:val="clear" w:color="auto" w:fill="FFFFFF" w:themeFill="background1"/>
            <w:noWrap/>
            <w:vAlign w:val="bottom"/>
            <w:hideMark/>
            <w:tcPrChange w:id="359"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54CA169C"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0.250</w:t>
            </w:r>
          </w:p>
        </w:tc>
        <w:tc>
          <w:tcPr>
            <w:tcW w:w="1077" w:type="dxa"/>
            <w:tcBorders>
              <w:top w:val="nil"/>
              <w:left w:val="nil"/>
              <w:bottom w:val="nil"/>
              <w:right w:val="nil"/>
            </w:tcBorders>
            <w:shd w:val="clear" w:color="auto" w:fill="FFFFFF" w:themeFill="background1"/>
            <w:noWrap/>
            <w:vAlign w:val="bottom"/>
            <w:hideMark/>
            <w:tcPrChange w:id="360"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67D23836"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0.54</w:t>
            </w:r>
            <w:del w:id="361"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62"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06C34BC8" w14:textId="7230697F"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0.174</w:t>
            </w:r>
          </w:p>
        </w:tc>
        <w:tc>
          <w:tcPr>
            <w:tcW w:w="1771" w:type="dxa"/>
            <w:tcBorders>
              <w:top w:val="nil"/>
              <w:left w:val="nil"/>
              <w:bottom w:val="nil"/>
              <w:right w:val="single" w:sz="4" w:space="0" w:color="auto"/>
            </w:tcBorders>
            <w:noWrap/>
            <w:vAlign w:val="bottom"/>
            <w:hideMark/>
            <w:tcPrChange w:id="363"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0D3EFB2C" w14:textId="561B71CC" w:rsidR="00BE20E3" w:rsidRPr="009C6C20" w:rsidRDefault="00BE20E3" w:rsidP="009C6C20">
            <w:pPr>
              <w:widowControl/>
              <w:jc w:val="left"/>
              <w:rPr>
                <w:rFonts w:cs="Times New Roman"/>
                <w:color w:val="000000"/>
                <w:kern w:val="0"/>
                <w:sz w:val="18"/>
                <w:szCs w:val="18"/>
                <w:lang w:eastAsia="en-US"/>
              </w:rPr>
            </w:pPr>
            <w:commentRangeStart w:id="364"/>
            <w:commentRangeStart w:id="365"/>
            <w:r>
              <w:rPr>
                <w:rFonts w:cs="Times New Roman"/>
                <w:color w:val="000000"/>
                <w:kern w:val="0"/>
                <w:sz w:val="18"/>
                <w:szCs w:val="18"/>
                <w:lang w:eastAsia="en-US"/>
              </w:rPr>
              <w:t>1.45</w:t>
            </w:r>
            <w:commentRangeEnd w:id="364"/>
            <w:r w:rsidRPr="009C6C20">
              <w:rPr>
                <w:rStyle w:val="CommentReference"/>
                <w:rFonts w:cs="Times New Roman"/>
                <w:color w:val="000000"/>
                <w:kern w:val="0"/>
                <w:sz w:val="18"/>
                <w:szCs w:val="18"/>
                <w:lang w:eastAsia="en-US"/>
              </w:rPr>
              <w:commentReference w:id="364"/>
            </w:r>
            <w:commentRangeEnd w:id="365"/>
            <w:r w:rsidRPr="009C6C20">
              <w:rPr>
                <w:rStyle w:val="CommentReference"/>
                <w:rFonts w:cs="Times New Roman"/>
                <w:color w:val="000000"/>
                <w:kern w:val="0"/>
                <w:sz w:val="18"/>
                <w:szCs w:val="18"/>
                <w:lang w:eastAsia="en-US"/>
              </w:rPr>
              <w:commentReference w:id="365"/>
            </w:r>
          </w:p>
        </w:tc>
      </w:tr>
      <w:tr w:rsidR="00BE20E3" w:rsidRPr="009C6C20" w14:paraId="781B8ED1" w14:textId="77777777" w:rsidTr="00E93857">
        <w:trPr>
          <w:trHeight w:val="300"/>
          <w:trPrChange w:id="366"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367"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66EB6EA7"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d240</w:t>
            </w:r>
          </w:p>
        </w:tc>
        <w:tc>
          <w:tcPr>
            <w:tcW w:w="942" w:type="dxa"/>
            <w:tcBorders>
              <w:top w:val="nil"/>
              <w:left w:val="single" w:sz="4" w:space="0" w:color="auto"/>
              <w:bottom w:val="nil"/>
              <w:right w:val="nil"/>
            </w:tcBorders>
            <w:shd w:val="clear" w:color="auto" w:fill="FFFFFF" w:themeFill="background1"/>
            <w:noWrap/>
            <w:vAlign w:val="bottom"/>
            <w:hideMark/>
            <w:tcPrChange w:id="368"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7100FC91"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0.764</w:t>
            </w:r>
          </w:p>
        </w:tc>
        <w:tc>
          <w:tcPr>
            <w:tcW w:w="696" w:type="dxa"/>
            <w:tcBorders>
              <w:top w:val="nil"/>
              <w:left w:val="nil"/>
              <w:bottom w:val="nil"/>
              <w:right w:val="nil"/>
            </w:tcBorders>
            <w:shd w:val="clear" w:color="auto" w:fill="FFFFFF" w:themeFill="background1"/>
            <w:noWrap/>
            <w:vAlign w:val="bottom"/>
            <w:hideMark/>
            <w:tcPrChange w:id="369"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4DE64933"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0.778</w:t>
            </w:r>
          </w:p>
        </w:tc>
        <w:tc>
          <w:tcPr>
            <w:tcW w:w="948" w:type="dxa"/>
            <w:tcBorders>
              <w:top w:val="nil"/>
              <w:left w:val="nil"/>
              <w:bottom w:val="nil"/>
              <w:right w:val="nil"/>
            </w:tcBorders>
            <w:shd w:val="clear" w:color="auto" w:fill="FFFFFF" w:themeFill="background1"/>
            <w:noWrap/>
            <w:vAlign w:val="bottom"/>
            <w:hideMark/>
            <w:tcPrChange w:id="370"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1693138E"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0.750</w:t>
            </w:r>
          </w:p>
        </w:tc>
        <w:tc>
          <w:tcPr>
            <w:tcW w:w="1077" w:type="dxa"/>
            <w:tcBorders>
              <w:top w:val="nil"/>
              <w:left w:val="nil"/>
              <w:bottom w:val="nil"/>
              <w:right w:val="nil"/>
            </w:tcBorders>
            <w:shd w:val="clear" w:color="auto" w:fill="FFFFFF" w:themeFill="background1"/>
            <w:noWrap/>
            <w:vAlign w:val="bottom"/>
            <w:hideMark/>
            <w:tcPrChange w:id="371"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2361E2E3"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3.20</w:t>
            </w:r>
            <w:del w:id="372"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73"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7D49F00F" w14:textId="1D3DFC8B"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0.470</w:t>
            </w:r>
          </w:p>
        </w:tc>
        <w:tc>
          <w:tcPr>
            <w:tcW w:w="1771" w:type="dxa"/>
            <w:tcBorders>
              <w:top w:val="nil"/>
              <w:left w:val="nil"/>
              <w:bottom w:val="nil"/>
              <w:right w:val="single" w:sz="4" w:space="0" w:color="auto"/>
            </w:tcBorders>
            <w:noWrap/>
            <w:vAlign w:val="bottom"/>
            <w:hideMark/>
            <w:tcPrChange w:id="374"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188B683D" w14:textId="5926FA6E"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3.13</w:t>
            </w:r>
          </w:p>
        </w:tc>
      </w:tr>
      <w:tr w:rsidR="00BE20E3" w:rsidRPr="009C6C20" w14:paraId="29B5CFE5" w14:textId="77777777" w:rsidTr="00E93857">
        <w:trPr>
          <w:trHeight w:val="300"/>
          <w:trPrChange w:id="375" w:author="Divita, Guy (NIH/CC) [C]" w:date="2025-07-21T11:10:00Z" w16du:dateUtc="2025-07-21T15:10:00Z">
            <w:trPr>
              <w:trHeight w:val="300"/>
            </w:trPr>
          </w:trPrChange>
        </w:trPr>
        <w:tc>
          <w:tcPr>
            <w:tcW w:w="2150" w:type="dxa"/>
            <w:tcBorders>
              <w:top w:val="nil"/>
              <w:left w:val="single" w:sz="4" w:space="0" w:color="auto"/>
              <w:bottom w:val="nil"/>
              <w:right w:val="nil"/>
            </w:tcBorders>
            <w:shd w:val="clear" w:color="auto" w:fill="F7C7AC"/>
            <w:noWrap/>
            <w:vAlign w:val="bottom"/>
            <w:hideMark/>
            <w:tcPrChange w:id="376" w:author="Divita, Guy (NIH/CC) [C]" w:date="2025-07-21T11:10:00Z" w16du:dateUtc="2025-07-21T15:10:00Z">
              <w:tcPr>
                <w:tcW w:w="2150" w:type="dxa"/>
                <w:tcBorders>
                  <w:top w:val="nil"/>
                  <w:left w:val="single" w:sz="4" w:space="0" w:color="auto"/>
                  <w:bottom w:val="nil"/>
                  <w:right w:val="nil"/>
                </w:tcBorders>
                <w:shd w:val="clear" w:color="auto" w:fill="F7C7AC"/>
                <w:noWrap/>
                <w:vAlign w:val="bottom"/>
                <w:hideMark/>
              </w:tcPr>
            </w:tcPrChange>
          </w:tcPr>
          <w:p w14:paraId="5442DDC9"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d310-d329</w:t>
            </w:r>
          </w:p>
        </w:tc>
        <w:tc>
          <w:tcPr>
            <w:tcW w:w="942" w:type="dxa"/>
            <w:tcBorders>
              <w:top w:val="nil"/>
              <w:left w:val="single" w:sz="4" w:space="0" w:color="auto"/>
              <w:bottom w:val="nil"/>
              <w:right w:val="nil"/>
            </w:tcBorders>
            <w:shd w:val="clear" w:color="auto" w:fill="F7C7AC"/>
            <w:noWrap/>
            <w:vAlign w:val="bottom"/>
            <w:hideMark/>
            <w:tcPrChange w:id="377" w:author="Divita, Guy (NIH/CC) [C]" w:date="2025-07-21T11:10:00Z" w16du:dateUtc="2025-07-21T15:10:00Z">
              <w:tcPr>
                <w:tcW w:w="942" w:type="dxa"/>
                <w:tcBorders>
                  <w:top w:val="nil"/>
                  <w:left w:val="single" w:sz="4" w:space="0" w:color="auto"/>
                  <w:bottom w:val="nil"/>
                  <w:right w:val="nil"/>
                </w:tcBorders>
                <w:shd w:val="clear" w:color="auto" w:fill="F7C7AC"/>
                <w:noWrap/>
                <w:vAlign w:val="bottom"/>
                <w:hideMark/>
              </w:tcPr>
            </w:tcPrChange>
          </w:tcPr>
          <w:p w14:paraId="24435D96"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0.628</w:t>
            </w:r>
          </w:p>
        </w:tc>
        <w:tc>
          <w:tcPr>
            <w:tcW w:w="696" w:type="dxa"/>
            <w:tcBorders>
              <w:top w:val="nil"/>
              <w:left w:val="nil"/>
              <w:bottom w:val="nil"/>
              <w:right w:val="nil"/>
            </w:tcBorders>
            <w:shd w:val="clear" w:color="auto" w:fill="F7C7AC"/>
            <w:noWrap/>
            <w:vAlign w:val="bottom"/>
            <w:hideMark/>
            <w:tcPrChange w:id="378" w:author="Divita, Guy (NIH/CC) [C]" w:date="2025-07-21T11:10:00Z" w16du:dateUtc="2025-07-21T15:10:00Z">
              <w:tcPr>
                <w:tcW w:w="696" w:type="dxa"/>
                <w:tcBorders>
                  <w:top w:val="nil"/>
                  <w:left w:val="nil"/>
                  <w:bottom w:val="nil"/>
                  <w:right w:val="nil"/>
                </w:tcBorders>
                <w:shd w:val="clear" w:color="auto" w:fill="F7C7AC"/>
                <w:noWrap/>
                <w:vAlign w:val="bottom"/>
                <w:hideMark/>
              </w:tcPr>
            </w:tcPrChange>
          </w:tcPr>
          <w:p w14:paraId="4769F6BE"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0.670</w:t>
            </w:r>
          </w:p>
        </w:tc>
        <w:tc>
          <w:tcPr>
            <w:tcW w:w="948" w:type="dxa"/>
            <w:tcBorders>
              <w:top w:val="nil"/>
              <w:left w:val="nil"/>
              <w:bottom w:val="nil"/>
              <w:right w:val="nil"/>
            </w:tcBorders>
            <w:shd w:val="clear" w:color="auto" w:fill="F7C7AC"/>
            <w:noWrap/>
            <w:vAlign w:val="bottom"/>
            <w:hideMark/>
            <w:tcPrChange w:id="379" w:author="Divita, Guy (NIH/CC) [C]" w:date="2025-07-21T11:10:00Z" w16du:dateUtc="2025-07-21T15:10:00Z">
              <w:tcPr>
                <w:tcW w:w="948" w:type="dxa"/>
                <w:tcBorders>
                  <w:top w:val="nil"/>
                  <w:left w:val="nil"/>
                  <w:bottom w:val="nil"/>
                  <w:right w:val="nil"/>
                </w:tcBorders>
                <w:shd w:val="clear" w:color="auto" w:fill="F7C7AC"/>
                <w:noWrap/>
                <w:vAlign w:val="bottom"/>
                <w:hideMark/>
              </w:tcPr>
            </w:tcPrChange>
          </w:tcPr>
          <w:p w14:paraId="472BBA27"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0.591</w:t>
            </w:r>
          </w:p>
        </w:tc>
        <w:tc>
          <w:tcPr>
            <w:tcW w:w="1077" w:type="dxa"/>
            <w:tcBorders>
              <w:top w:val="nil"/>
              <w:left w:val="nil"/>
              <w:bottom w:val="nil"/>
              <w:right w:val="nil"/>
            </w:tcBorders>
            <w:shd w:val="clear" w:color="auto" w:fill="F7C7AC"/>
            <w:noWrap/>
            <w:vAlign w:val="bottom"/>
            <w:hideMark/>
            <w:tcPrChange w:id="380" w:author="Divita, Guy (NIH/CC) [C]" w:date="2025-07-21T11:10:00Z" w16du:dateUtc="2025-07-21T15:10:00Z">
              <w:tcPr>
                <w:tcW w:w="1077" w:type="dxa"/>
                <w:tcBorders>
                  <w:top w:val="nil"/>
                  <w:left w:val="nil"/>
                  <w:bottom w:val="nil"/>
                  <w:right w:val="nil"/>
                </w:tcBorders>
                <w:shd w:val="clear" w:color="auto" w:fill="F7C7AC"/>
                <w:noWrap/>
                <w:vAlign w:val="bottom"/>
                <w:hideMark/>
              </w:tcPr>
            </w:tcPrChange>
          </w:tcPr>
          <w:p w14:paraId="73914FEB"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6.59</w:t>
            </w:r>
            <w:del w:id="381"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82"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28B3DDD6" w14:textId="599CE190"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0.625</w:t>
            </w:r>
          </w:p>
        </w:tc>
        <w:tc>
          <w:tcPr>
            <w:tcW w:w="1771" w:type="dxa"/>
            <w:tcBorders>
              <w:top w:val="nil"/>
              <w:left w:val="nil"/>
              <w:bottom w:val="nil"/>
              <w:right w:val="single" w:sz="4" w:space="0" w:color="auto"/>
            </w:tcBorders>
            <w:noWrap/>
            <w:vAlign w:val="bottom"/>
            <w:hideMark/>
            <w:tcPrChange w:id="383"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17523123" w14:textId="7BC92899"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6.22</w:t>
            </w:r>
          </w:p>
        </w:tc>
      </w:tr>
      <w:tr w:rsidR="00BE20E3" w:rsidRPr="009C6C20" w14:paraId="12C40F4B" w14:textId="77777777" w:rsidTr="00E93857">
        <w:trPr>
          <w:trHeight w:val="300"/>
          <w:trPrChange w:id="384" w:author="Divita, Guy (NIH/CC) [C]" w:date="2025-07-21T11:10:00Z" w16du:dateUtc="2025-07-21T15:10:00Z">
            <w:trPr>
              <w:trHeight w:val="300"/>
            </w:trPr>
          </w:trPrChange>
        </w:trPr>
        <w:tc>
          <w:tcPr>
            <w:tcW w:w="2150" w:type="dxa"/>
            <w:tcBorders>
              <w:top w:val="nil"/>
              <w:left w:val="single" w:sz="4" w:space="0" w:color="auto"/>
              <w:bottom w:val="nil"/>
              <w:right w:val="nil"/>
            </w:tcBorders>
            <w:shd w:val="clear" w:color="auto" w:fill="F7C7AC"/>
            <w:noWrap/>
            <w:vAlign w:val="bottom"/>
            <w:hideMark/>
            <w:tcPrChange w:id="385" w:author="Divita, Guy (NIH/CC) [C]" w:date="2025-07-21T11:10:00Z" w16du:dateUtc="2025-07-21T15:10:00Z">
              <w:tcPr>
                <w:tcW w:w="2150" w:type="dxa"/>
                <w:tcBorders>
                  <w:top w:val="nil"/>
                  <w:left w:val="single" w:sz="4" w:space="0" w:color="auto"/>
                  <w:bottom w:val="nil"/>
                  <w:right w:val="nil"/>
                </w:tcBorders>
                <w:shd w:val="clear" w:color="auto" w:fill="F7C7AC"/>
                <w:noWrap/>
                <w:vAlign w:val="bottom"/>
                <w:hideMark/>
              </w:tcPr>
            </w:tcPrChange>
          </w:tcPr>
          <w:p w14:paraId="3EF5412F"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d330-d349 </w:t>
            </w:r>
          </w:p>
        </w:tc>
        <w:tc>
          <w:tcPr>
            <w:tcW w:w="942" w:type="dxa"/>
            <w:tcBorders>
              <w:top w:val="nil"/>
              <w:left w:val="single" w:sz="4" w:space="0" w:color="auto"/>
              <w:bottom w:val="nil"/>
              <w:right w:val="nil"/>
            </w:tcBorders>
            <w:shd w:val="clear" w:color="auto" w:fill="F7C7AC"/>
            <w:noWrap/>
            <w:vAlign w:val="bottom"/>
            <w:hideMark/>
            <w:tcPrChange w:id="386" w:author="Divita, Guy (NIH/CC) [C]" w:date="2025-07-21T11:10:00Z" w16du:dateUtc="2025-07-21T15:10:00Z">
              <w:tcPr>
                <w:tcW w:w="942" w:type="dxa"/>
                <w:tcBorders>
                  <w:top w:val="nil"/>
                  <w:left w:val="single" w:sz="4" w:space="0" w:color="auto"/>
                  <w:bottom w:val="nil"/>
                  <w:right w:val="nil"/>
                </w:tcBorders>
                <w:shd w:val="clear" w:color="auto" w:fill="F7C7AC"/>
                <w:noWrap/>
                <w:vAlign w:val="bottom"/>
                <w:hideMark/>
              </w:tcPr>
            </w:tcPrChange>
          </w:tcPr>
          <w:p w14:paraId="61D27C5E"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0.870</w:t>
            </w:r>
          </w:p>
        </w:tc>
        <w:tc>
          <w:tcPr>
            <w:tcW w:w="696" w:type="dxa"/>
            <w:tcBorders>
              <w:top w:val="nil"/>
              <w:left w:val="nil"/>
              <w:bottom w:val="nil"/>
              <w:right w:val="nil"/>
            </w:tcBorders>
            <w:shd w:val="clear" w:color="auto" w:fill="F7C7AC"/>
            <w:noWrap/>
            <w:vAlign w:val="bottom"/>
            <w:hideMark/>
            <w:tcPrChange w:id="387" w:author="Divita, Guy (NIH/CC) [C]" w:date="2025-07-21T11:10:00Z" w16du:dateUtc="2025-07-21T15:10:00Z">
              <w:tcPr>
                <w:tcW w:w="696" w:type="dxa"/>
                <w:tcBorders>
                  <w:top w:val="nil"/>
                  <w:left w:val="nil"/>
                  <w:bottom w:val="nil"/>
                  <w:right w:val="nil"/>
                </w:tcBorders>
                <w:shd w:val="clear" w:color="auto" w:fill="F7C7AC"/>
                <w:noWrap/>
                <w:vAlign w:val="bottom"/>
                <w:hideMark/>
              </w:tcPr>
            </w:tcPrChange>
          </w:tcPr>
          <w:p w14:paraId="62FA093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0.919</w:t>
            </w:r>
          </w:p>
        </w:tc>
        <w:tc>
          <w:tcPr>
            <w:tcW w:w="948" w:type="dxa"/>
            <w:tcBorders>
              <w:top w:val="nil"/>
              <w:left w:val="nil"/>
              <w:bottom w:val="nil"/>
              <w:right w:val="nil"/>
            </w:tcBorders>
            <w:shd w:val="clear" w:color="auto" w:fill="F7C7AC"/>
            <w:noWrap/>
            <w:vAlign w:val="bottom"/>
            <w:hideMark/>
            <w:tcPrChange w:id="388" w:author="Divita, Guy (NIH/CC) [C]" w:date="2025-07-21T11:10:00Z" w16du:dateUtc="2025-07-21T15:10:00Z">
              <w:tcPr>
                <w:tcW w:w="948" w:type="dxa"/>
                <w:tcBorders>
                  <w:top w:val="nil"/>
                  <w:left w:val="nil"/>
                  <w:bottom w:val="nil"/>
                  <w:right w:val="nil"/>
                </w:tcBorders>
                <w:shd w:val="clear" w:color="auto" w:fill="F7C7AC"/>
                <w:noWrap/>
                <w:vAlign w:val="bottom"/>
                <w:hideMark/>
              </w:tcPr>
            </w:tcPrChange>
          </w:tcPr>
          <w:p w14:paraId="2D41B3B1"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0.827</w:t>
            </w:r>
          </w:p>
        </w:tc>
        <w:tc>
          <w:tcPr>
            <w:tcW w:w="1077" w:type="dxa"/>
            <w:tcBorders>
              <w:top w:val="nil"/>
              <w:left w:val="nil"/>
              <w:bottom w:val="nil"/>
              <w:right w:val="nil"/>
            </w:tcBorders>
            <w:shd w:val="clear" w:color="auto" w:fill="F7C7AC"/>
            <w:noWrap/>
            <w:vAlign w:val="bottom"/>
            <w:hideMark/>
            <w:tcPrChange w:id="389" w:author="Divita, Guy (NIH/CC) [C]" w:date="2025-07-21T11:10:00Z" w16du:dateUtc="2025-07-21T15:10:00Z">
              <w:tcPr>
                <w:tcW w:w="1077" w:type="dxa"/>
                <w:tcBorders>
                  <w:top w:val="nil"/>
                  <w:left w:val="nil"/>
                  <w:bottom w:val="nil"/>
                  <w:right w:val="nil"/>
                </w:tcBorders>
                <w:shd w:val="clear" w:color="auto" w:fill="F7C7AC"/>
                <w:noWrap/>
                <w:vAlign w:val="bottom"/>
                <w:hideMark/>
              </w:tcPr>
            </w:tcPrChange>
          </w:tcPr>
          <w:p w14:paraId="4C97662A"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49.56</w:t>
            </w:r>
            <w:del w:id="390"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391"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6737436E" w14:textId="55DF2FAF"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0.778</w:t>
            </w:r>
          </w:p>
        </w:tc>
        <w:tc>
          <w:tcPr>
            <w:tcW w:w="1771" w:type="dxa"/>
            <w:tcBorders>
              <w:top w:val="nil"/>
              <w:left w:val="nil"/>
              <w:bottom w:val="nil"/>
              <w:right w:val="single" w:sz="4" w:space="0" w:color="auto"/>
            </w:tcBorders>
            <w:noWrap/>
            <w:vAlign w:val="bottom"/>
            <w:hideMark/>
            <w:tcPrChange w:id="392"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4E22BB8F" w14:textId="155581A2"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41.71</w:t>
            </w:r>
          </w:p>
        </w:tc>
      </w:tr>
      <w:tr w:rsidR="00BE20E3" w:rsidRPr="009C6C20" w14:paraId="7D91E759" w14:textId="77777777" w:rsidTr="00E93857">
        <w:trPr>
          <w:trHeight w:val="300"/>
          <w:trPrChange w:id="393"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394"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068B7B8E"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d350-d369</w:t>
            </w:r>
          </w:p>
        </w:tc>
        <w:tc>
          <w:tcPr>
            <w:tcW w:w="942" w:type="dxa"/>
            <w:tcBorders>
              <w:top w:val="nil"/>
              <w:left w:val="single" w:sz="4" w:space="0" w:color="auto"/>
              <w:bottom w:val="nil"/>
              <w:right w:val="nil"/>
            </w:tcBorders>
            <w:shd w:val="clear" w:color="auto" w:fill="FFFFFF" w:themeFill="background1"/>
            <w:noWrap/>
            <w:vAlign w:val="bottom"/>
            <w:hideMark/>
            <w:tcPrChange w:id="395"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300F98C1"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0.396</w:t>
            </w:r>
          </w:p>
        </w:tc>
        <w:tc>
          <w:tcPr>
            <w:tcW w:w="696" w:type="dxa"/>
            <w:tcBorders>
              <w:top w:val="nil"/>
              <w:left w:val="nil"/>
              <w:bottom w:val="nil"/>
              <w:right w:val="nil"/>
            </w:tcBorders>
            <w:shd w:val="clear" w:color="auto" w:fill="FFFFFF" w:themeFill="background1"/>
            <w:noWrap/>
            <w:vAlign w:val="bottom"/>
            <w:hideMark/>
            <w:tcPrChange w:id="396"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6163F75B"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0.528</w:t>
            </w:r>
          </w:p>
        </w:tc>
        <w:tc>
          <w:tcPr>
            <w:tcW w:w="948" w:type="dxa"/>
            <w:tcBorders>
              <w:top w:val="nil"/>
              <w:left w:val="nil"/>
              <w:bottom w:val="nil"/>
              <w:right w:val="nil"/>
            </w:tcBorders>
            <w:shd w:val="clear" w:color="auto" w:fill="FFFFFF" w:themeFill="background1"/>
            <w:noWrap/>
            <w:vAlign w:val="bottom"/>
            <w:hideMark/>
            <w:tcPrChange w:id="397"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531556B1"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0.317</w:t>
            </w:r>
          </w:p>
        </w:tc>
        <w:tc>
          <w:tcPr>
            <w:tcW w:w="1077" w:type="dxa"/>
            <w:tcBorders>
              <w:top w:val="nil"/>
              <w:left w:val="nil"/>
              <w:bottom w:val="nil"/>
              <w:right w:val="nil"/>
            </w:tcBorders>
            <w:shd w:val="clear" w:color="auto" w:fill="FFFFFF" w:themeFill="background1"/>
            <w:noWrap/>
            <w:vAlign w:val="bottom"/>
            <w:hideMark/>
            <w:tcPrChange w:id="398"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74ABAF12"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2.00</w:t>
            </w:r>
            <w:del w:id="399"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400"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79683F85" w14:textId="33EED84F"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0.428</w:t>
            </w:r>
          </w:p>
        </w:tc>
        <w:tc>
          <w:tcPr>
            <w:tcW w:w="1771" w:type="dxa"/>
            <w:tcBorders>
              <w:top w:val="nil"/>
              <w:left w:val="nil"/>
              <w:bottom w:val="nil"/>
              <w:right w:val="single" w:sz="4" w:space="0" w:color="auto"/>
            </w:tcBorders>
            <w:noWrap/>
            <w:vAlign w:val="bottom"/>
            <w:hideMark/>
            <w:tcPrChange w:id="401"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2F59C66E" w14:textId="7E4761F8"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2.50</w:t>
            </w:r>
          </w:p>
        </w:tc>
      </w:tr>
      <w:tr w:rsidR="00BE20E3" w:rsidRPr="009C6C20" w14:paraId="4813DBCC" w14:textId="77777777" w:rsidTr="00E93857">
        <w:trPr>
          <w:trHeight w:val="300"/>
          <w:trPrChange w:id="402"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403"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61654714"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Applied Memory</w:t>
            </w:r>
          </w:p>
        </w:tc>
        <w:tc>
          <w:tcPr>
            <w:tcW w:w="942" w:type="dxa"/>
            <w:tcBorders>
              <w:top w:val="nil"/>
              <w:left w:val="single" w:sz="4" w:space="0" w:color="auto"/>
              <w:bottom w:val="nil"/>
              <w:right w:val="nil"/>
            </w:tcBorders>
            <w:shd w:val="clear" w:color="auto" w:fill="FFFFFF" w:themeFill="background1"/>
            <w:noWrap/>
            <w:vAlign w:val="bottom"/>
            <w:hideMark/>
            <w:tcPrChange w:id="404"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0564ACF3"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0.577</w:t>
            </w:r>
          </w:p>
        </w:tc>
        <w:tc>
          <w:tcPr>
            <w:tcW w:w="696" w:type="dxa"/>
            <w:tcBorders>
              <w:top w:val="nil"/>
              <w:left w:val="nil"/>
              <w:bottom w:val="nil"/>
              <w:right w:val="nil"/>
            </w:tcBorders>
            <w:shd w:val="clear" w:color="auto" w:fill="FFFFFF" w:themeFill="background1"/>
            <w:noWrap/>
            <w:vAlign w:val="bottom"/>
            <w:hideMark/>
            <w:tcPrChange w:id="405"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024BA239"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0.508</w:t>
            </w:r>
          </w:p>
        </w:tc>
        <w:tc>
          <w:tcPr>
            <w:tcW w:w="948" w:type="dxa"/>
            <w:tcBorders>
              <w:top w:val="nil"/>
              <w:left w:val="nil"/>
              <w:bottom w:val="nil"/>
              <w:right w:val="nil"/>
            </w:tcBorders>
            <w:shd w:val="clear" w:color="auto" w:fill="FFFFFF" w:themeFill="background1"/>
            <w:noWrap/>
            <w:vAlign w:val="bottom"/>
            <w:hideMark/>
            <w:tcPrChange w:id="406"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2A9B242C"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0.667</w:t>
            </w:r>
          </w:p>
        </w:tc>
        <w:tc>
          <w:tcPr>
            <w:tcW w:w="1077" w:type="dxa"/>
            <w:tcBorders>
              <w:top w:val="nil"/>
              <w:left w:val="nil"/>
              <w:bottom w:val="nil"/>
              <w:right w:val="nil"/>
            </w:tcBorders>
            <w:shd w:val="clear" w:color="auto" w:fill="FFFFFF" w:themeFill="background1"/>
            <w:noWrap/>
            <w:vAlign w:val="bottom"/>
            <w:hideMark/>
            <w:tcPrChange w:id="407"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1CC7800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3.20</w:t>
            </w:r>
            <w:del w:id="408"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409"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2C888249" w14:textId="4D1A6616"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0.381</w:t>
            </w:r>
            <w:r w:rsidRPr="009C6C20">
              <w:rPr>
                <w:rFonts w:cs="Times New Roman"/>
                <w:color w:val="000000"/>
                <w:kern w:val="0"/>
                <w:sz w:val="18"/>
                <w:szCs w:val="18"/>
                <w:lang w:eastAsia="en-US"/>
              </w:rPr>
              <w:t> </w:t>
            </w:r>
          </w:p>
        </w:tc>
        <w:tc>
          <w:tcPr>
            <w:tcW w:w="1771" w:type="dxa"/>
            <w:tcBorders>
              <w:top w:val="nil"/>
              <w:left w:val="nil"/>
              <w:bottom w:val="nil"/>
              <w:right w:val="single" w:sz="4" w:space="0" w:color="auto"/>
            </w:tcBorders>
            <w:noWrap/>
            <w:vAlign w:val="bottom"/>
            <w:hideMark/>
            <w:tcPrChange w:id="410"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0BFB0543" w14:textId="4D020946"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5.36</w:t>
            </w:r>
          </w:p>
        </w:tc>
      </w:tr>
      <w:tr w:rsidR="00BE20E3" w:rsidRPr="009C6C20" w14:paraId="2AAE86B5" w14:textId="77777777" w:rsidTr="00E93857">
        <w:trPr>
          <w:trHeight w:val="300"/>
          <w:trPrChange w:id="411"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412"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3CE3F3D5"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Adaptation</w:t>
            </w:r>
          </w:p>
        </w:tc>
        <w:tc>
          <w:tcPr>
            <w:tcW w:w="942" w:type="dxa"/>
            <w:tcBorders>
              <w:top w:val="nil"/>
              <w:left w:val="single" w:sz="4" w:space="0" w:color="auto"/>
              <w:bottom w:val="nil"/>
              <w:right w:val="nil"/>
            </w:tcBorders>
            <w:shd w:val="clear" w:color="auto" w:fill="FFFFFF" w:themeFill="background1"/>
            <w:noWrap/>
            <w:vAlign w:val="bottom"/>
            <w:hideMark/>
            <w:tcPrChange w:id="413"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100DFA3D"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0.400</w:t>
            </w:r>
          </w:p>
        </w:tc>
        <w:tc>
          <w:tcPr>
            <w:tcW w:w="696" w:type="dxa"/>
            <w:tcBorders>
              <w:top w:val="nil"/>
              <w:left w:val="nil"/>
              <w:bottom w:val="nil"/>
              <w:right w:val="nil"/>
            </w:tcBorders>
            <w:shd w:val="clear" w:color="auto" w:fill="FFFFFF" w:themeFill="background1"/>
            <w:noWrap/>
            <w:vAlign w:val="bottom"/>
            <w:hideMark/>
            <w:tcPrChange w:id="414"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0345B10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0.437</w:t>
            </w:r>
          </w:p>
        </w:tc>
        <w:tc>
          <w:tcPr>
            <w:tcW w:w="948" w:type="dxa"/>
            <w:tcBorders>
              <w:top w:val="nil"/>
              <w:left w:val="nil"/>
              <w:bottom w:val="nil"/>
              <w:right w:val="nil"/>
            </w:tcBorders>
            <w:shd w:val="clear" w:color="auto" w:fill="FFFFFF" w:themeFill="background1"/>
            <w:noWrap/>
            <w:vAlign w:val="bottom"/>
            <w:hideMark/>
            <w:tcPrChange w:id="415"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23A63716"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0.368</w:t>
            </w:r>
          </w:p>
        </w:tc>
        <w:tc>
          <w:tcPr>
            <w:tcW w:w="1077" w:type="dxa"/>
            <w:tcBorders>
              <w:top w:val="nil"/>
              <w:left w:val="nil"/>
              <w:bottom w:val="nil"/>
              <w:right w:val="nil"/>
            </w:tcBorders>
            <w:shd w:val="clear" w:color="auto" w:fill="FFFFFF" w:themeFill="background1"/>
            <w:noWrap/>
            <w:vAlign w:val="bottom"/>
            <w:hideMark/>
            <w:tcPrChange w:id="416"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3A9C0808"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0.76</w:t>
            </w:r>
            <w:del w:id="417"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418"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0EECFEDD" w14:textId="4302515D"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0.172</w:t>
            </w:r>
          </w:p>
        </w:tc>
        <w:tc>
          <w:tcPr>
            <w:tcW w:w="1771" w:type="dxa"/>
            <w:tcBorders>
              <w:top w:val="nil"/>
              <w:left w:val="nil"/>
              <w:bottom w:val="nil"/>
              <w:right w:val="single" w:sz="4" w:space="0" w:color="auto"/>
            </w:tcBorders>
            <w:noWrap/>
            <w:vAlign w:val="bottom"/>
            <w:hideMark/>
            <w:tcPrChange w:id="419"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34FA239A" w14:textId="18ECCD7D"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01.76</w:t>
            </w:r>
          </w:p>
        </w:tc>
      </w:tr>
      <w:tr w:rsidR="00BE20E3" w:rsidRPr="009C6C20" w14:paraId="369D0155" w14:textId="77777777" w:rsidTr="00E93857">
        <w:trPr>
          <w:trHeight w:val="300"/>
          <w:trPrChange w:id="420"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421"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04728A86"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Pacing</w:t>
            </w:r>
          </w:p>
        </w:tc>
        <w:tc>
          <w:tcPr>
            <w:tcW w:w="942" w:type="dxa"/>
            <w:tcBorders>
              <w:top w:val="nil"/>
              <w:left w:val="single" w:sz="4" w:space="0" w:color="auto"/>
              <w:bottom w:val="nil"/>
              <w:right w:val="nil"/>
            </w:tcBorders>
            <w:shd w:val="clear" w:color="auto" w:fill="FFFFFF" w:themeFill="background1"/>
            <w:noWrap/>
            <w:vAlign w:val="bottom"/>
            <w:hideMark/>
            <w:tcPrChange w:id="422" w:author="Divita, Guy (NIH/CC) [C]" w:date="2025-07-21T11:10:00Z" w16du:dateUtc="2025-07-21T15:10:00Z">
              <w:tcPr>
                <w:tcW w:w="942" w:type="dxa"/>
                <w:tcBorders>
                  <w:top w:val="nil"/>
                  <w:left w:val="single" w:sz="4" w:space="0" w:color="auto"/>
                  <w:bottom w:val="nil"/>
                  <w:right w:val="nil"/>
                </w:tcBorders>
                <w:shd w:val="clear" w:color="auto" w:fill="FFFFFF" w:themeFill="background1"/>
                <w:noWrap/>
                <w:vAlign w:val="bottom"/>
                <w:hideMark/>
              </w:tcPr>
            </w:tcPrChange>
          </w:tcPr>
          <w:p w14:paraId="3938F612"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0.000</w:t>
            </w:r>
          </w:p>
        </w:tc>
        <w:tc>
          <w:tcPr>
            <w:tcW w:w="696" w:type="dxa"/>
            <w:tcBorders>
              <w:top w:val="nil"/>
              <w:left w:val="nil"/>
              <w:bottom w:val="nil"/>
              <w:right w:val="nil"/>
            </w:tcBorders>
            <w:shd w:val="clear" w:color="auto" w:fill="FFFFFF" w:themeFill="background1"/>
            <w:noWrap/>
            <w:vAlign w:val="bottom"/>
            <w:hideMark/>
            <w:tcPrChange w:id="423" w:author="Divita, Guy (NIH/CC) [C]" w:date="2025-07-21T11:10:00Z" w16du:dateUtc="2025-07-21T15:10:00Z">
              <w:tcPr>
                <w:tcW w:w="696" w:type="dxa"/>
                <w:tcBorders>
                  <w:top w:val="nil"/>
                  <w:left w:val="nil"/>
                  <w:bottom w:val="nil"/>
                  <w:right w:val="nil"/>
                </w:tcBorders>
                <w:shd w:val="clear" w:color="auto" w:fill="FFFFFF" w:themeFill="background1"/>
                <w:noWrap/>
                <w:vAlign w:val="bottom"/>
                <w:hideMark/>
              </w:tcPr>
            </w:tcPrChange>
          </w:tcPr>
          <w:p w14:paraId="5944DDA4"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0.000</w:t>
            </w:r>
          </w:p>
        </w:tc>
        <w:tc>
          <w:tcPr>
            <w:tcW w:w="948" w:type="dxa"/>
            <w:tcBorders>
              <w:top w:val="nil"/>
              <w:left w:val="nil"/>
              <w:bottom w:val="nil"/>
              <w:right w:val="nil"/>
            </w:tcBorders>
            <w:shd w:val="clear" w:color="auto" w:fill="FFFFFF" w:themeFill="background1"/>
            <w:noWrap/>
            <w:vAlign w:val="bottom"/>
            <w:hideMark/>
            <w:tcPrChange w:id="424" w:author="Divita, Guy (NIH/CC) [C]" w:date="2025-07-21T11:10:00Z" w16du:dateUtc="2025-07-21T15:10:00Z">
              <w:tcPr>
                <w:tcW w:w="948" w:type="dxa"/>
                <w:tcBorders>
                  <w:top w:val="nil"/>
                  <w:left w:val="nil"/>
                  <w:bottom w:val="nil"/>
                  <w:right w:val="nil"/>
                </w:tcBorders>
                <w:shd w:val="clear" w:color="auto" w:fill="FFFFFF" w:themeFill="background1"/>
                <w:noWrap/>
                <w:vAlign w:val="bottom"/>
                <w:hideMark/>
              </w:tcPr>
            </w:tcPrChange>
          </w:tcPr>
          <w:p w14:paraId="41F7B2E5"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0.000</w:t>
            </w:r>
          </w:p>
        </w:tc>
        <w:tc>
          <w:tcPr>
            <w:tcW w:w="1077" w:type="dxa"/>
            <w:tcBorders>
              <w:top w:val="nil"/>
              <w:left w:val="nil"/>
              <w:bottom w:val="nil"/>
              <w:right w:val="nil"/>
            </w:tcBorders>
            <w:shd w:val="clear" w:color="auto" w:fill="FFFFFF" w:themeFill="background1"/>
            <w:noWrap/>
            <w:vAlign w:val="bottom"/>
            <w:hideMark/>
            <w:tcPrChange w:id="425" w:author="Divita, Guy (NIH/CC) [C]" w:date="2025-07-21T11:10:00Z" w16du:dateUtc="2025-07-21T15:10:00Z">
              <w:tcPr>
                <w:tcW w:w="1077" w:type="dxa"/>
                <w:tcBorders>
                  <w:top w:val="nil"/>
                  <w:left w:val="nil"/>
                  <w:bottom w:val="nil"/>
                  <w:right w:val="nil"/>
                </w:tcBorders>
                <w:shd w:val="clear" w:color="auto" w:fill="FFFFFF" w:themeFill="background1"/>
                <w:noWrap/>
                <w:vAlign w:val="bottom"/>
                <w:hideMark/>
              </w:tcPr>
            </w:tcPrChange>
          </w:tcPr>
          <w:p w14:paraId="5696DE9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0.03</w:t>
            </w:r>
            <w:del w:id="426"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nil"/>
              <w:right w:val="nil"/>
            </w:tcBorders>
            <w:shd w:val="clear" w:color="auto" w:fill="FFFFFF" w:themeFill="background1"/>
            <w:noWrap/>
            <w:vAlign w:val="bottom"/>
            <w:hideMark/>
            <w:tcPrChange w:id="427"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74E75505" w14:textId="4D755B0B"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0.00</w:t>
            </w:r>
          </w:p>
        </w:tc>
        <w:tc>
          <w:tcPr>
            <w:tcW w:w="1771" w:type="dxa"/>
            <w:tcBorders>
              <w:top w:val="nil"/>
              <w:left w:val="nil"/>
              <w:bottom w:val="nil"/>
              <w:right w:val="single" w:sz="4" w:space="0" w:color="auto"/>
            </w:tcBorders>
            <w:noWrap/>
            <w:vAlign w:val="bottom"/>
            <w:hideMark/>
            <w:tcPrChange w:id="428"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69B5AA28" w14:textId="38E58B94"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0.04</w:t>
            </w:r>
          </w:p>
        </w:tc>
      </w:tr>
      <w:tr w:rsidR="00BE20E3" w:rsidRPr="009C6C20" w14:paraId="43E2C1C9" w14:textId="77777777" w:rsidTr="00E93857">
        <w:trPr>
          <w:trHeight w:val="315"/>
          <w:trPrChange w:id="429" w:author="Divita, Guy (NIH/CC) [C]" w:date="2025-07-21T11:10:00Z" w16du:dateUtc="2025-07-21T15:10:00Z">
            <w:trPr>
              <w:trHeight w:val="315"/>
            </w:trPr>
          </w:trPrChange>
        </w:trPr>
        <w:tc>
          <w:tcPr>
            <w:tcW w:w="2150" w:type="dxa"/>
            <w:tcBorders>
              <w:top w:val="nil"/>
              <w:left w:val="single" w:sz="4" w:space="0" w:color="auto"/>
              <w:bottom w:val="single" w:sz="8" w:space="0" w:color="auto"/>
              <w:right w:val="nil"/>
            </w:tcBorders>
            <w:noWrap/>
            <w:vAlign w:val="bottom"/>
            <w:hideMark/>
            <w:tcPrChange w:id="430" w:author="Divita, Guy (NIH/CC) [C]" w:date="2025-07-21T11:10:00Z" w16du:dateUtc="2025-07-21T15:10:00Z">
              <w:tcPr>
                <w:tcW w:w="2150" w:type="dxa"/>
                <w:tcBorders>
                  <w:top w:val="nil"/>
                  <w:left w:val="single" w:sz="4" w:space="0" w:color="auto"/>
                  <w:bottom w:val="single" w:sz="8" w:space="0" w:color="auto"/>
                  <w:right w:val="nil"/>
                </w:tcBorders>
                <w:noWrap/>
                <w:vAlign w:val="bottom"/>
                <w:hideMark/>
              </w:tcPr>
            </w:tcPrChange>
          </w:tcPr>
          <w:p w14:paraId="4048EB54"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Persistence</w:t>
            </w:r>
          </w:p>
        </w:tc>
        <w:tc>
          <w:tcPr>
            <w:tcW w:w="942" w:type="dxa"/>
            <w:tcBorders>
              <w:top w:val="nil"/>
              <w:left w:val="single" w:sz="4" w:space="0" w:color="auto"/>
              <w:bottom w:val="single" w:sz="8" w:space="0" w:color="auto"/>
              <w:right w:val="nil"/>
            </w:tcBorders>
            <w:shd w:val="clear" w:color="auto" w:fill="FFFFFF" w:themeFill="background1"/>
            <w:noWrap/>
            <w:vAlign w:val="bottom"/>
            <w:hideMark/>
            <w:tcPrChange w:id="431" w:author="Divita, Guy (NIH/CC) [C]" w:date="2025-07-21T11:10:00Z" w16du:dateUtc="2025-07-21T15:10:00Z">
              <w:tcPr>
                <w:tcW w:w="942" w:type="dxa"/>
                <w:tcBorders>
                  <w:top w:val="nil"/>
                  <w:left w:val="single" w:sz="4" w:space="0" w:color="auto"/>
                  <w:bottom w:val="single" w:sz="8" w:space="0" w:color="auto"/>
                  <w:right w:val="nil"/>
                </w:tcBorders>
                <w:shd w:val="clear" w:color="auto" w:fill="FFFFFF" w:themeFill="background1"/>
                <w:noWrap/>
                <w:vAlign w:val="bottom"/>
                <w:hideMark/>
              </w:tcPr>
            </w:tcPrChange>
          </w:tcPr>
          <w:p w14:paraId="4878BA00"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0.452</w:t>
            </w:r>
          </w:p>
        </w:tc>
        <w:tc>
          <w:tcPr>
            <w:tcW w:w="696" w:type="dxa"/>
            <w:tcBorders>
              <w:top w:val="nil"/>
              <w:left w:val="nil"/>
              <w:bottom w:val="single" w:sz="8" w:space="0" w:color="auto"/>
              <w:right w:val="nil"/>
            </w:tcBorders>
            <w:shd w:val="clear" w:color="auto" w:fill="FFFFFF" w:themeFill="background1"/>
            <w:noWrap/>
            <w:vAlign w:val="bottom"/>
            <w:hideMark/>
            <w:tcPrChange w:id="432" w:author="Divita, Guy (NIH/CC) [C]" w:date="2025-07-21T11:10:00Z" w16du:dateUtc="2025-07-21T15:10:00Z">
              <w:tcPr>
                <w:tcW w:w="696" w:type="dxa"/>
                <w:tcBorders>
                  <w:top w:val="nil"/>
                  <w:left w:val="nil"/>
                  <w:bottom w:val="single" w:sz="8" w:space="0" w:color="auto"/>
                  <w:right w:val="nil"/>
                </w:tcBorders>
                <w:shd w:val="clear" w:color="auto" w:fill="FFFFFF" w:themeFill="background1"/>
                <w:noWrap/>
                <w:vAlign w:val="bottom"/>
                <w:hideMark/>
              </w:tcPr>
            </w:tcPrChange>
          </w:tcPr>
          <w:p w14:paraId="5A846C96"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0.583</w:t>
            </w:r>
          </w:p>
        </w:tc>
        <w:tc>
          <w:tcPr>
            <w:tcW w:w="948" w:type="dxa"/>
            <w:tcBorders>
              <w:top w:val="nil"/>
              <w:left w:val="nil"/>
              <w:bottom w:val="single" w:sz="8" w:space="0" w:color="auto"/>
              <w:right w:val="nil"/>
            </w:tcBorders>
            <w:shd w:val="clear" w:color="auto" w:fill="FFFFFF" w:themeFill="background1"/>
            <w:noWrap/>
            <w:vAlign w:val="bottom"/>
            <w:hideMark/>
            <w:tcPrChange w:id="433" w:author="Divita, Guy (NIH/CC) [C]" w:date="2025-07-21T11:10:00Z" w16du:dateUtc="2025-07-21T15:10:00Z">
              <w:tcPr>
                <w:tcW w:w="948" w:type="dxa"/>
                <w:tcBorders>
                  <w:top w:val="nil"/>
                  <w:left w:val="nil"/>
                  <w:bottom w:val="single" w:sz="8" w:space="0" w:color="auto"/>
                  <w:right w:val="nil"/>
                </w:tcBorders>
                <w:shd w:val="clear" w:color="auto" w:fill="FFFFFF" w:themeFill="background1"/>
                <w:noWrap/>
                <w:vAlign w:val="bottom"/>
                <w:hideMark/>
              </w:tcPr>
            </w:tcPrChange>
          </w:tcPr>
          <w:p w14:paraId="2546A77C"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0.368</w:t>
            </w:r>
          </w:p>
        </w:tc>
        <w:tc>
          <w:tcPr>
            <w:tcW w:w="1077" w:type="dxa"/>
            <w:tcBorders>
              <w:top w:val="nil"/>
              <w:left w:val="nil"/>
              <w:bottom w:val="single" w:sz="8" w:space="0" w:color="auto"/>
              <w:right w:val="nil"/>
            </w:tcBorders>
            <w:shd w:val="clear" w:color="auto" w:fill="FFFFFF" w:themeFill="background1"/>
            <w:noWrap/>
            <w:vAlign w:val="bottom"/>
            <w:hideMark/>
            <w:tcPrChange w:id="434" w:author="Divita, Guy (NIH/CC) [C]" w:date="2025-07-21T11:10:00Z" w16du:dateUtc="2025-07-21T15:10:00Z">
              <w:tcPr>
                <w:tcW w:w="1077" w:type="dxa"/>
                <w:tcBorders>
                  <w:top w:val="nil"/>
                  <w:left w:val="nil"/>
                  <w:bottom w:val="single" w:sz="8" w:space="0" w:color="auto"/>
                  <w:right w:val="nil"/>
                </w:tcBorders>
                <w:shd w:val="clear" w:color="auto" w:fill="FFFFFF" w:themeFill="background1"/>
                <w:noWrap/>
                <w:vAlign w:val="bottom"/>
                <w:hideMark/>
              </w:tcPr>
            </w:tcPrChange>
          </w:tcPr>
          <w:p w14:paraId="22941697"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1.32</w:t>
            </w:r>
            <w:del w:id="435" w:author="Divita, Guy (NIH/CC) [C]" w:date="2025-07-17T16:36:00Z">
              <w:r w:rsidRPr="42921018">
                <w:rPr>
                  <w:rFonts w:cs="Times New Roman"/>
                  <w:color w:val="000000" w:themeColor="text1"/>
                  <w:sz w:val="18"/>
                  <w:szCs w:val="18"/>
                  <w:lang w:eastAsia="en-US"/>
                </w:rPr>
                <w:delText>%</w:delText>
              </w:r>
            </w:del>
          </w:p>
        </w:tc>
        <w:tc>
          <w:tcPr>
            <w:tcW w:w="914" w:type="dxa"/>
            <w:tcBorders>
              <w:top w:val="nil"/>
              <w:left w:val="single" w:sz="4" w:space="0" w:color="auto"/>
              <w:bottom w:val="single" w:sz="8" w:space="0" w:color="auto"/>
              <w:right w:val="nil"/>
            </w:tcBorders>
            <w:shd w:val="clear" w:color="auto" w:fill="FFFFFF" w:themeFill="background1"/>
            <w:noWrap/>
            <w:vAlign w:val="bottom"/>
            <w:hideMark/>
            <w:tcPrChange w:id="436" w:author="Divita, Guy (NIH/CC) [C]" w:date="2025-07-21T11:10:00Z" w16du:dateUtc="2025-07-21T15:10:00Z">
              <w:tcPr>
                <w:tcW w:w="914" w:type="dxa"/>
                <w:tcBorders>
                  <w:top w:val="nil"/>
                  <w:left w:val="single" w:sz="4" w:space="0" w:color="auto"/>
                  <w:bottom w:val="single" w:sz="8" w:space="0" w:color="auto"/>
                  <w:right w:val="nil"/>
                </w:tcBorders>
                <w:shd w:val="clear" w:color="auto" w:fill="FFFFFF" w:themeFill="background1"/>
                <w:noWrap/>
                <w:vAlign w:val="bottom"/>
                <w:hideMark/>
              </w:tcPr>
            </w:tcPrChange>
          </w:tcPr>
          <w:p w14:paraId="263370D4" w14:textId="75BACFCB"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0.077</w:t>
            </w:r>
          </w:p>
        </w:tc>
        <w:tc>
          <w:tcPr>
            <w:tcW w:w="1771" w:type="dxa"/>
            <w:tcBorders>
              <w:top w:val="nil"/>
              <w:left w:val="nil"/>
              <w:bottom w:val="single" w:sz="8" w:space="0" w:color="auto"/>
              <w:right w:val="single" w:sz="4" w:space="0" w:color="auto"/>
            </w:tcBorders>
            <w:noWrap/>
            <w:vAlign w:val="bottom"/>
            <w:hideMark/>
            <w:tcPrChange w:id="437" w:author="Divita, Guy (NIH/CC) [C]" w:date="2025-07-21T11:10:00Z" w16du:dateUtc="2025-07-21T15:10:00Z">
              <w:tcPr>
                <w:tcW w:w="1633" w:type="dxa"/>
                <w:tcBorders>
                  <w:top w:val="nil"/>
                  <w:left w:val="nil"/>
                  <w:bottom w:val="single" w:sz="8" w:space="0" w:color="auto"/>
                  <w:right w:val="single" w:sz="4" w:space="0" w:color="auto"/>
                </w:tcBorders>
                <w:noWrap/>
                <w:vAlign w:val="bottom"/>
                <w:hideMark/>
              </w:tcPr>
            </w:tcPrChange>
          </w:tcPr>
          <w:p w14:paraId="1E7C43EB" w14:textId="472170CD"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1.99</w:t>
            </w:r>
          </w:p>
        </w:tc>
      </w:tr>
      <w:tr w:rsidR="00BE20E3" w:rsidRPr="009C6C20" w14:paraId="7AA8FA09" w14:textId="77777777" w:rsidTr="00E93857">
        <w:trPr>
          <w:trHeight w:val="300"/>
          <w:trPrChange w:id="438"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439"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6D312045"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Micro Avg</w:t>
            </w:r>
          </w:p>
        </w:tc>
        <w:tc>
          <w:tcPr>
            <w:tcW w:w="942" w:type="dxa"/>
            <w:tcBorders>
              <w:top w:val="nil"/>
              <w:left w:val="single" w:sz="4" w:space="0" w:color="auto"/>
              <w:bottom w:val="nil"/>
              <w:right w:val="nil"/>
            </w:tcBorders>
            <w:noWrap/>
            <w:vAlign w:val="bottom"/>
            <w:hideMark/>
            <w:tcPrChange w:id="440" w:author="Divita, Guy (NIH/CC) [C]" w:date="2025-07-21T11:10:00Z" w16du:dateUtc="2025-07-21T15:10:00Z">
              <w:tcPr>
                <w:tcW w:w="942" w:type="dxa"/>
                <w:tcBorders>
                  <w:top w:val="nil"/>
                  <w:left w:val="single" w:sz="4" w:space="0" w:color="auto"/>
                  <w:bottom w:val="nil"/>
                  <w:right w:val="nil"/>
                </w:tcBorders>
                <w:noWrap/>
                <w:vAlign w:val="bottom"/>
                <w:hideMark/>
              </w:tcPr>
            </w:tcPrChange>
          </w:tcPr>
          <w:p w14:paraId="10AFF89F"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0.463</w:t>
            </w:r>
          </w:p>
        </w:tc>
        <w:tc>
          <w:tcPr>
            <w:tcW w:w="696" w:type="dxa"/>
            <w:tcBorders>
              <w:top w:val="nil"/>
              <w:left w:val="nil"/>
              <w:bottom w:val="nil"/>
              <w:right w:val="nil"/>
            </w:tcBorders>
            <w:noWrap/>
            <w:vAlign w:val="bottom"/>
            <w:hideMark/>
            <w:tcPrChange w:id="441" w:author="Divita, Guy (NIH/CC) [C]" w:date="2025-07-21T11:10:00Z" w16du:dateUtc="2025-07-21T15:10:00Z">
              <w:tcPr>
                <w:tcW w:w="696" w:type="dxa"/>
                <w:tcBorders>
                  <w:top w:val="nil"/>
                  <w:left w:val="nil"/>
                  <w:bottom w:val="nil"/>
                  <w:right w:val="nil"/>
                </w:tcBorders>
                <w:noWrap/>
                <w:vAlign w:val="bottom"/>
                <w:hideMark/>
              </w:tcPr>
            </w:tcPrChange>
          </w:tcPr>
          <w:p w14:paraId="49E1A17C"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0.482</w:t>
            </w:r>
          </w:p>
        </w:tc>
        <w:tc>
          <w:tcPr>
            <w:tcW w:w="948" w:type="dxa"/>
            <w:tcBorders>
              <w:top w:val="nil"/>
              <w:left w:val="nil"/>
              <w:bottom w:val="nil"/>
              <w:right w:val="nil"/>
            </w:tcBorders>
            <w:noWrap/>
            <w:vAlign w:val="bottom"/>
            <w:hideMark/>
            <w:tcPrChange w:id="442" w:author="Divita, Guy (NIH/CC) [C]" w:date="2025-07-21T11:10:00Z" w16du:dateUtc="2025-07-21T15:10:00Z">
              <w:tcPr>
                <w:tcW w:w="948" w:type="dxa"/>
                <w:tcBorders>
                  <w:top w:val="nil"/>
                  <w:left w:val="nil"/>
                  <w:bottom w:val="nil"/>
                  <w:right w:val="nil"/>
                </w:tcBorders>
                <w:noWrap/>
                <w:vAlign w:val="bottom"/>
                <w:hideMark/>
              </w:tcPr>
            </w:tcPrChange>
          </w:tcPr>
          <w:p w14:paraId="6FFCF4F3"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0.474</w:t>
            </w:r>
          </w:p>
        </w:tc>
        <w:tc>
          <w:tcPr>
            <w:tcW w:w="1077" w:type="dxa"/>
            <w:tcBorders>
              <w:top w:val="nil"/>
              <w:left w:val="nil"/>
              <w:bottom w:val="nil"/>
              <w:right w:val="nil"/>
            </w:tcBorders>
            <w:noWrap/>
            <w:vAlign w:val="bottom"/>
            <w:hideMark/>
            <w:tcPrChange w:id="443" w:author="Divita, Guy (NIH/CC) [C]" w:date="2025-07-21T11:10:00Z" w16du:dateUtc="2025-07-21T15:10:00Z">
              <w:tcPr>
                <w:tcW w:w="1077" w:type="dxa"/>
                <w:tcBorders>
                  <w:top w:val="nil"/>
                  <w:left w:val="nil"/>
                  <w:bottom w:val="nil"/>
                  <w:right w:val="nil"/>
                </w:tcBorders>
                <w:noWrap/>
                <w:vAlign w:val="bottom"/>
                <w:hideMark/>
              </w:tcPr>
            </w:tcPrChange>
          </w:tcPr>
          <w:p w14:paraId="564E057D" w14:textId="77777777" w:rsidR="00BE20E3" w:rsidRPr="009C6C20" w:rsidRDefault="00BE20E3" w:rsidP="009C6C20">
            <w:pPr>
              <w:widowControl/>
              <w:jc w:val="right"/>
              <w:rPr>
                <w:rFonts w:cs="Times New Roman"/>
                <w:color w:val="000000"/>
                <w:kern w:val="0"/>
                <w:sz w:val="18"/>
                <w:szCs w:val="18"/>
                <w:lang w:eastAsia="en-US"/>
              </w:rPr>
            </w:pPr>
          </w:p>
        </w:tc>
        <w:tc>
          <w:tcPr>
            <w:tcW w:w="914" w:type="dxa"/>
            <w:tcBorders>
              <w:top w:val="nil"/>
              <w:left w:val="single" w:sz="4" w:space="0" w:color="auto"/>
              <w:bottom w:val="nil"/>
              <w:right w:val="nil"/>
            </w:tcBorders>
            <w:shd w:val="clear" w:color="auto" w:fill="FFFFFF" w:themeFill="background1"/>
            <w:noWrap/>
            <w:vAlign w:val="bottom"/>
            <w:hideMark/>
            <w:tcPrChange w:id="444"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0A3565F4" w14:textId="348F93AD" w:rsidR="00BE20E3" w:rsidRPr="009C6C20" w:rsidRDefault="00BE20E3" w:rsidP="009C6C20">
            <w:pPr>
              <w:widowControl/>
              <w:jc w:val="left"/>
              <w:rPr>
                <w:rFonts w:cs="Times New Roman"/>
                <w:color w:val="808080"/>
                <w:kern w:val="0"/>
                <w:sz w:val="18"/>
                <w:szCs w:val="18"/>
                <w:lang w:eastAsia="en-US"/>
              </w:rPr>
            </w:pPr>
            <w:r w:rsidRPr="009C6C20">
              <w:rPr>
                <w:rFonts w:cs="Times New Roman"/>
                <w:color w:val="808080"/>
                <w:kern w:val="0"/>
                <w:sz w:val="18"/>
                <w:szCs w:val="18"/>
                <w:lang w:eastAsia="en-US"/>
              </w:rPr>
              <w:t> </w:t>
            </w:r>
            <w:r w:rsidRPr="003D4C49">
              <w:rPr>
                <w:rFonts w:cs="Times New Roman"/>
                <w:kern w:val="0"/>
                <w:sz w:val="18"/>
                <w:szCs w:val="18"/>
                <w:lang w:eastAsia="en-US"/>
              </w:rPr>
              <w:t>0.647</w:t>
            </w:r>
          </w:p>
        </w:tc>
        <w:tc>
          <w:tcPr>
            <w:tcW w:w="1771" w:type="dxa"/>
            <w:tcBorders>
              <w:top w:val="nil"/>
              <w:left w:val="nil"/>
              <w:bottom w:val="nil"/>
              <w:right w:val="single" w:sz="4" w:space="0" w:color="auto"/>
            </w:tcBorders>
            <w:noWrap/>
            <w:vAlign w:val="bottom"/>
            <w:hideMark/>
            <w:tcPrChange w:id="445"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3D94F771"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p>
        </w:tc>
      </w:tr>
      <w:tr w:rsidR="00BE20E3" w:rsidRPr="009C6C20" w14:paraId="11A1E073" w14:textId="77777777" w:rsidTr="00E93857">
        <w:trPr>
          <w:trHeight w:val="300"/>
          <w:trPrChange w:id="446" w:author="Divita, Guy (NIH/CC) [C]" w:date="2025-07-21T11:10:00Z" w16du:dateUtc="2025-07-21T15:10:00Z">
            <w:trPr>
              <w:trHeight w:val="300"/>
            </w:trPr>
          </w:trPrChange>
        </w:trPr>
        <w:tc>
          <w:tcPr>
            <w:tcW w:w="2150" w:type="dxa"/>
            <w:tcBorders>
              <w:top w:val="nil"/>
              <w:left w:val="single" w:sz="4" w:space="0" w:color="auto"/>
              <w:bottom w:val="nil"/>
              <w:right w:val="nil"/>
            </w:tcBorders>
            <w:noWrap/>
            <w:vAlign w:val="bottom"/>
            <w:hideMark/>
            <w:tcPrChange w:id="447" w:author="Divita, Guy (NIH/CC) [C]" w:date="2025-07-21T11:10:00Z" w16du:dateUtc="2025-07-21T15:10:00Z">
              <w:tcPr>
                <w:tcW w:w="2150" w:type="dxa"/>
                <w:tcBorders>
                  <w:top w:val="nil"/>
                  <w:left w:val="single" w:sz="4" w:space="0" w:color="auto"/>
                  <w:bottom w:val="nil"/>
                  <w:right w:val="nil"/>
                </w:tcBorders>
                <w:noWrap/>
                <w:vAlign w:val="bottom"/>
                <w:hideMark/>
              </w:tcPr>
            </w:tcPrChange>
          </w:tcPr>
          <w:p w14:paraId="3F8D2B79"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Macro Avg</w:t>
            </w:r>
          </w:p>
        </w:tc>
        <w:tc>
          <w:tcPr>
            <w:tcW w:w="942" w:type="dxa"/>
            <w:tcBorders>
              <w:top w:val="nil"/>
              <w:left w:val="single" w:sz="4" w:space="0" w:color="auto"/>
              <w:bottom w:val="nil"/>
              <w:right w:val="nil"/>
            </w:tcBorders>
            <w:noWrap/>
            <w:vAlign w:val="bottom"/>
            <w:hideMark/>
            <w:tcPrChange w:id="448" w:author="Divita, Guy (NIH/CC) [C]" w:date="2025-07-21T11:10:00Z" w16du:dateUtc="2025-07-21T15:10:00Z">
              <w:tcPr>
                <w:tcW w:w="942" w:type="dxa"/>
                <w:tcBorders>
                  <w:top w:val="nil"/>
                  <w:left w:val="single" w:sz="4" w:space="0" w:color="auto"/>
                  <w:bottom w:val="nil"/>
                  <w:right w:val="nil"/>
                </w:tcBorders>
                <w:noWrap/>
                <w:vAlign w:val="bottom"/>
                <w:hideMark/>
              </w:tcPr>
            </w:tcPrChange>
          </w:tcPr>
          <w:p w14:paraId="25C992B5"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0.628</w:t>
            </w:r>
          </w:p>
        </w:tc>
        <w:tc>
          <w:tcPr>
            <w:tcW w:w="696" w:type="dxa"/>
            <w:tcBorders>
              <w:top w:val="nil"/>
              <w:left w:val="nil"/>
              <w:bottom w:val="nil"/>
              <w:right w:val="nil"/>
            </w:tcBorders>
            <w:noWrap/>
            <w:vAlign w:val="bottom"/>
            <w:hideMark/>
            <w:tcPrChange w:id="449" w:author="Divita, Guy (NIH/CC) [C]" w:date="2025-07-21T11:10:00Z" w16du:dateUtc="2025-07-21T15:10:00Z">
              <w:tcPr>
                <w:tcW w:w="696" w:type="dxa"/>
                <w:tcBorders>
                  <w:top w:val="nil"/>
                  <w:left w:val="nil"/>
                  <w:bottom w:val="nil"/>
                  <w:right w:val="nil"/>
                </w:tcBorders>
                <w:noWrap/>
                <w:vAlign w:val="bottom"/>
                <w:hideMark/>
              </w:tcPr>
            </w:tcPrChange>
          </w:tcPr>
          <w:p w14:paraId="410DE3C0"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0.660</w:t>
            </w:r>
          </w:p>
        </w:tc>
        <w:tc>
          <w:tcPr>
            <w:tcW w:w="948" w:type="dxa"/>
            <w:tcBorders>
              <w:top w:val="nil"/>
              <w:left w:val="nil"/>
              <w:bottom w:val="nil"/>
              <w:right w:val="nil"/>
            </w:tcBorders>
            <w:noWrap/>
            <w:vAlign w:val="bottom"/>
            <w:hideMark/>
            <w:tcPrChange w:id="450" w:author="Divita, Guy (NIH/CC) [C]" w:date="2025-07-21T11:10:00Z" w16du:dateUtc="2025-07-21T15:10:00Z">
              <w:tcPr>
                <w:tcW w:w="948" w:type="dxa"/>
                <w:tcBorders>
                  <w:top w:val="nil"/>
                  <w:left w:val="nil"/>
                  <w:bottom w:val="nil"/>
                  <w:right w:val="nil"/>
                </w:tcBorders>
                <w:noWrap/>
                <w:vAlign w:val="bottom"/>
                <w:hideMark/>
              </w:tcPr>
            </w:tcPrChange>
          </w:tcPr>
          <w:p w14:paraId="4CE706DB"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0.607</w:t>
            </w:r>
          </w:p>
        </w:tc>
        <w:tc>
          <w:tcPr>
            <w:tcW w:w="1077" w:type="dxa"/>
            <w:tcBorders>
              <w:top w:val="nil"/>
              <w:left w:val="nil"/>
              <w:bottom w:val="nil"/>
              <w:right w:val="nil"/>
            </w:tcBorders>
            <w:noWrap/>
            <w:vAlign w:val="bottom"/>
            <w:hideMark/>
            <w:tcPrChange w:id="451" w:author="Divita, Guy (NIH/CC) [C]" w:date="2025-07-21T11:10:00Z" w16du:dateUtc="2025-07-21T15:10:00Z">
              <w:tcPr>
                <w:tcW w:w="1077" w:type="dxa"/>
                <w:tcBorders>
                  <w:top w:val="nil"/>
                  <w:left w:val="nil"/>
                  <w:bottom w:val="nil"/>
                  <w:right w:val="nil"/>
                </w:tcBorders>
                <w:noWrap/>
                <w:vAlign w:val="bottom"/>
                <w:hideMark/>
              </w:tcPr>
            </w:tcPrChange>
          </w:tcPr>
          <w:p w14:paraId="55FECBAF" w14:textId="77777777" w:rsidR="00BE20E3" w:rsidRPr="009C6C20" w:rsidRDefault="00BE20E3" w:rsidP="009C6C20">
            <w:pPr>
              <w:widowControl/>
              <w:jc w:val="right"/>
              <w:rPr>
                <w:rFonts w:cs="Times New Roman"/>
                <w:color w:val="000000"/>
                <w:kern w:val="0"/>
                <w:sz w:val="18"/>
                <w:szCs w:val="18"/>
                <w:lang w:eastAsia="en-US"/>
              </w:rPr>
            </w:pPr>
          </w:p>
        </w:tc>
        <w:tc>
          <w:tcPr>
            <w:tcW w:w="914" w:type="dxa"/>
            <w:tcBorders>
              <w:top w:val="nil"/>
              <w:left w:val="single" w:sz="4" w:space="0" w:color="auto"/>
              <w:bottom w:val="nil"/>
              <w:right w:val="nil"/>
            </w:tcBorders>
            <w:shd w:val="clear" w:color="auto" w:fill="FFFFFF" w:themeFill="background1"/>
            <w:noWrap/>
            <w:vAlign w:val="bottom"/>
            <w:hideMark/>
            <w:tcPrChange w:id="452" w:author="Divita, Guy (NIH/CC) [C]" w:date="2025-07-21T11:10:00Z" w16du:dateUtc="2025-07-21T15:10:00Z">
              <w:tcPr>
                <w:tcW w:w="914" w:type="dxa"/>
                <w:tcBorders>
                  <w:top w:val="nil"/>
                  <w:left w:val="single" w:sz="4" w:space="0" w:color="auto"/>
                  <w:bottom w:val="nil"/>
                  <w:right w:val="nil"/>
                </w:tcBorders>
                <w:shd w:val="clear" w:color="auto" w:fill="FFFFFF" w:themeFill="background1"/>
                <w:noWrap/>
                <w:vAlign w:val="bottom"/>
                <w:hideMark/>
              </w:tcPr>
            </w:tcPrChange>
          </w:tcPr>
          <w:p w14:paraId="2AD8E765" w14:textId="0AD018CB"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r>
              <w:rPr>
                <w:rFonts w:cs="Times New Roman"/>
                <w:color w:val="000000"/>
                <w:kern w:val="0"/>
                <w:sz w:val="18"/>
                <w:szCs w:val="18"/>
                <w:lang w:eastAsia="en-US"/>
              </w:rPr>
              <w:t>0.389</w:t>
            </w:r>
          </w:p>
        </w:tc>
        <w:tc>
          <w:tcPr>
            <w:tcW w:w="1771" w:type="dxa"/>
            <w:tcBorders>
              <w:top w:val="nil"/>
              <w:left w:val="nil"/>
              <w:bottom w:val="nil"/>
              <w:right w:val="single" w:sz="4" w:space="0" w:color="auto"/>
            </w:tcBorders>
            <w:noWrap/>
            <w:vAlign w:val="bottom"/>
            <w:hideMark/>
            <w:tcPrChange w:id="453" w:author="Divita, Guy (NIH/CC) [C]" w:date="2025-07-21T11:10:00Z" w16du:dateUtc="2025-07-21T15:10:00Z">
              <w:tcPr>
                <w:tcW w:w="1633" w:type="dxa"/>
                <w:tcBorders>
                  <w:top w:val="nil"/>
                  <w:left w:val="nil"/>
                  <w:bottom w:val="nil"/>
                  <w:right w:val="single" w:sz="4" w:space="0" w:color="auto"/>
                </w:tcBorders>
                <w:noWrap/>
                <w:vAlign w:val="bottom"/>
                <w:hideMark/>
              </w:tcPr>
            </w:tcPrChange>
          </w:tcPr>
          <w:p w14:paraId="5E31D9F8"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p>
        </w:tc>
      </w:tr>
      <w:tr w:rsidR="00BE20E3" w:rsidRPr="009C6C20" w14:paraId="12DCF75E" w14:textId="77777777" w:rsidTr="00E93857">
        <w:trPr>
          <w:trHeight w:val="300"/>
          <w:trPrChange w:id="454" w:author="Divita, Guy (NIH/CC) [C]" w:date="2025-07-21T11:10:00Z" w16du:dateUtc="2025-07-21T15:10:00Z">
            <w:trPr>
              <w:trHeight w:val="300"/>
            </w:trPr>
          </w:trPrChange>
        </w:trPr>
        <w:tc>
          <w:tcPr>
            <w:tcW w:w="2150" w:type="dxa"/>
            <w:tcBorders>
              <w:top w:val="nil"/>
              <w:left w:val="single" w:sz="4" w:space="0" w:color="auto"/>
              <w:bottom w:val="single" w:sz="4" w:space="0" w:color="auto"/>
              <w:right w:val="nil"/>
            </w:tcBorders>
            <w:noWrap/>
            <w:vAlign w:val="bottom"/>
            <w:hideMark/>
            <w:tcPrChange w:id="455" w:author="Divita, Guy (NIH/CC) [C]" w:date="2025-07-21T11:10:00Z" w16du:dateUtc="2025-07-21T15:10:00Z">
              <w:tcPr>
                <w:tcW w:w="2150" w:type="dxa"/>
                <w:tcBorders>
                  <w:top w:val="nil"/>
                  <w:left w:val="single" w:sz="4" w:space="0" w:color="auto"/>
                  <w:bottom w:val="single" w:sz="4" w:space="0" w:color="auto"/>
                  <w:right w:val="nil"/>
                </w:tcBorders>
                <w:noWrap/>
                <w:vAlign w:val="bottom"/>
                <w:hideMark/>
              </w:tcPr>
            </w:tcPrChange>
          </w:tcPr>
          <w:p w14:paraId="0A2C4C8F"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Weighted Avg</w:t>
            </w:r>
          </w:p>
        </w:tc>
        <w:tc>
          <w:tcPr>
            <w:tcW w:w="942" w:type="dxa"/>
            <w:tcBorders>
              <w:top w:val="nil"/>
              <w:left w:val="single" w:sz="4" w:space="0" w:color="auto"/>
              <w:bottom w:val="single" w:sz="4" w:space="0" w:color="auto"/>
              <w:right w:val="nil"/>
            </w:tcBorders>
            <w:noWrap/>
            <w:vAlign w:val="bottom"/>
            <w:hideMark/>
            <w:tcPrChange w:id="456" w:author="Divita, Guy (NIH/CC) [C]" w:date="2025-07-21T11:10:00Z" w16du:dateUtc="2025-07-21T15:10:00Z">
              <w:tcPr>
                <w:tcW w:w="942" w:type="dxa"/>
                <w:tcBorders>
                  <w:top w:val="nil"/>
                  <w:left w:val="single" w:sz="4" w:space="0" w:color="auto"/>
                  <w:bottom w:val="single" w:sz="4" w:space="0" w:color="auto"/>
                  <w:right w:val="nil"/>
                </w:tcBorders>
                <w:noWrap/>
                <w:vAlign w:val="bottom"/>
                <w:hideMark/>
              </w:tcPr>
            </w:tcPrChange>
          </w:tcPr>
          <w:p w14:paraId="6081C6F0" w14:textId="77777777" w:rsidR="00BE20E3" w:rsidRPr="009C6C20" w:rsidRDefault="00BE20E3" w:rsidP="009C6C20">
            <w:pPr>
              <w:widowControl/>
              <w:jc w:val="right"/>
              <w:rPr>
                <w:rFonts w:cs="Times New Roman"/>
                <w:color w:val="000000"/>
                <w:kern w:val="0"/>
                <w:sz w:val="18"/>
                <w:szCs w:val="18"/>
                <w:lang w:eastAsia="en-US"/>
              </w:rPr>
            </w:pPr>
            <w:r w:rsidRPr="009C6C20">
              <w:rPr>
                <w:rFonts w:cs="Times New Roman"/>
                <w:color w:val="000000"/>
                <w:kern w:val="0"/>
                <w:sz w:val="18"/>
                <w:szCs w:val="18"/>
                <w:lang w:eastAsia="en-US"/>
              </w:rPr>
              <w:t>0.717</w:t>
            </w:r>
          </w:p>
        </w:tc>
        <w:tc>
          <w:tcPr>
            <w:tcW w:w="696" w:type="dxa"/>
            <w:tcBorders>
              <w:top w:val="nil"/>
              <w:left w:val="nil"/>
              <w:bottom w:val="single" w:sz="4" w:space="0" w:color="auto"/>
              <w:right w:val="nil"/>
            </w:tcBorders>
            <w:noWrap/>
            <w:vAlign w:val="bottom"/>
            <w:hideMark/>
            <w:tcPrChange w:id="457" w:author="Divita, Guy (NIH/CC) [C]" w:date="2025-07-21T11:10:00Z" w16du:dateUtc="2025-07-21T15:10:00Z">
              <w:tcPr>
                <w:tcW w:w="696" w:type="dxa"/>
                <w:tcBorders>
                  <w:top w:val="nil"/>
                  <w:left w:val="nil"/>
                  <w:bottom w:val="single" w:sz="4" w:space="0" w:color="auto"/>
                  <w:right w:val="nil"/>
                </w:tcBorders>
                <w:noWrap/>
                <w:vAlign w:val="bottom"/>
                <w:hideMark/>
              </w:tcPr>
            </w:tcPrChange>
          </w:tcPr>
          <w:p w14:paraId="6DB9DFD8"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 </w:t>
            </w:r>
          </w:p>
        </w:tc>
        <w:tc>
          <w:tcPr>
            <w:tcW w:w="948" w:type="dxa"/>
            <w:tcBorders>
              <w:top w:val="nil"/>
              <w:left w:val="nil"/>
              <w:bottom w:val="single" w:sz="4" w:space="0" w:color="auto"/>
              <w:right w:val="nil"/>
            </w:tcBorders>
            <w:noWrap/>
            <w:vAlign w:val="bottom"/>
            <w:hideMark/>
            <w:tcPrChange w:id="458" w:author="Divita, Guy (NIH/CC) [C]" w:date="2025-07-21T11:10:00Z" w16du:dateUtc="2025-07-21T15:10:00Z">
              <w:tcPr>
                <w:tcW w:w="948" w:type="dxa"/>
                <w:tcBorders>
                  <w:top w:val="nil"/>
                  <w:left w:val="nil"/>
                  <w:bottom w:val="single" w:sz="4" w:space="0" w:color="auto"/>
                  <w:right w:val="nil"/>
                </w:tcBorders>
                <w:noWrap/>
                <w:vAlign w:val="bottom"/>
                <w:hideMark/>
              </w:tcPr>
            </w:tcPrChange>
          </w:tcPr>
          <w:p w14:paraId="0ECD4893" w14:textId="77777777" w:rsidR="00BE20E3" w:rsidRPr="009C6C20" w:rsidRDefault="00BE20E3" w:rsidP="009C6C20">
            <w:pPr>
              <w:widowControl/>
              <w:jc w:val="left"/>
              <w:rPr>
                <w:rFonts w:cs="Times New Roman"/>
                <w:color w:val="000000"/>
                <w:kern w:val="0"/>
                <w:sz w:val="18"/>
                <w:szCs w:val="18"/>
                <w:lang w:eastAsia="en-US"/>
              </w:rPr>
            </w:pPr>
          </w:p>
        </w:tc>
        <w:tc>
          <w:tcPr>
            <w:tcW w:w="1077" w:type="dxa"/>
            <w:tcBorders>
              <w:top w:val="nil"/>
              <w:left w:val="nil"/>
              <w:bottom w:val="single" w:sz="4" w:space="0" w:color="auto"/>
              <w:right w:val="nil"/>
            </w:tcBorders>
            <w:noWrap/>
            <w:vAlign w:val="bottom"/>
            <w:hideMark/>
            <w:tcPrChange w:id="459" w:author="Divita, Guy (NIH/CC) [C]" w:date="2025-07-21T11:10:00Z" w16du:dateUtc="2025-07-21T15:10:00Z">
              <w:tcPr>
                <w:tcW w:w="1077" w:type="dxa"/>
                <w:tcBorders>
                  <w:top w:val="nil"/>
                  <w:left w:val="nil"/>
                  <w:bottom w:val="single" w:sz="4" w:space="0" w:color="auto"/>
                  <w:right w:val="nil"/>
                </w:tcBorders>
                <w:noWrap/>
                <w:vAlign w:val="bottom"/>
                <w:hideMark/>
              </w:tcPr>
            </w:tcPrChange>
          </w:tcPr>
          <w:p w14:paraId="7465E07A" w14:textId="77777777" w:rsidR="00BE20E3" w:rsidRPr="009C6C20" w:rsidRDefault="00BE20E3" w:rsidP="009C6C20">
            <w:pPr>
              <w:widowControl/>
              <w:jc w:val="left"/>
              <w:rPr>
                <w:rFonts w:cs="Times New Roman"/>
                <w:kern w:val="0"/>
                <w:sz w:val="20"/>
                <w:szCs w:val="20"/>
                <w:lang w:eastAsia="en-US"/>
              </w:rPr>
            </w:pPr>
          </w:p>
        </w:tc>
        <w:tc>
          <w:tcPr>
            <w:tcW w:w="914" w:type="dxa"/>
            <w:tcBorders>
              <w:top w:val="nil"/>
              <w:left w:val="single" w:sz="4" w:space="0" w:color="auto"/>
              <w:bottom w:val="single" w:sz="4" w:space="0" w:color="auto"/>
              <w:right w:val="nil"/>
            </w:tcBorders>
            <w:shd w:val="clear" w:color="auto" w:fill="FFFFFF" w:themeFill="background1"/>
            <w:noWrap/>
            <w:vAlign w:val="bottom"/>
            <w:hideMark/>
            <w:tcPrChange w:id="460" w:author="Divita, Guy (NIH/CC) [C]" w:date="2025-07-21T11:10:00Z" w16du:dateUtc="2025-07-21T15:10:00Z">
              <w:tcPr>
                <w:tcW w:w="914" w:type="dxa"/>
                <w:tcBorders>
                  <w:top w:val="nil"/>
                  <w:left w:val="single" w:sz="4" w:space="0" w:color="auto"/>
                  <w:bottom w:val="single" w:sz="4" w:space="0" w:color="auto"/>
                  <w:right w:val="nil"/>
                </w:tcBorders>
                <w:shd w:val="clear" w:color="auto" w:fill="FFFFFF" w:themeFill="background1"/>
                <w:noWrap/>
                <w:vAlign w:val="bottom"/>
                <w:hideMark/>
              </w:tcPr>
            </w:tcPrChange>
          </w:tcPr>
          <w:p w14:paraId="0361A78D"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w:t>
            </w:r>
          </w:p>
        </w:tc>
        <w:tc>
          <w:tcPr>
            <w:tcW w:w="1771" w:type="dxa"/>
            <w:tcBorders>
              <w:top w:val="nil"/>
              <w:left w:val="nil"/>
              <w:bottom w:val="single" w:sz="4" w:space="0" w:color="auto"/>
              <w:right w:val="single" w:sz="4" w:space="0" w:color="auto"/>
            </w:tcBorders>
            <w:noWrap/>
            <w:vAlign w:val="bottom"/>
            <w:hideMark/>
            <w:tcPrChange w:id="461" w:author="Divita, Guy (NIH/CC) [C]" w:date="2025-07-21T11:10:00Z" w16du:dateUtc="2025-07-21T15:10:00Z">
              <w:tcPr>
                <w:tcW w:w="1633" w:type="dxa"/>
                <w:tcBorders>
                  <w:top w:val="nil"/>
                  <w:left w:val="nil"/>
                  <w:bottom w:val="single" w:sz="4" w:space="0" w:color="auto"/>
                  <w:right w:val="single" w:sz="4" w:space="0" w:color="auto"/>
                </w:tcBorders>
                <w:noWrap/>
                <w:vAlign w:val="bottom"/>
                <w:hideMark/>
              </w:tcPr>
            </w:tcPrChange>
          </w:tcPr>
          <w:p w14:paraId="5465902F" w14:textId="77777777" w:rsidR="00BE20E3" w:rsidRPr="009C6C20" w:rsidRDefault="00BE20E3" w:rsidP="009C6C20">
            <w:pPr>
              <w:widowControl/>
              <w:jc w:val="left"/>
              <w:rPr>
                <w:rFonts w:cs="Times New Roman"/>
                <w:color w:val="000000"/>
                <w:kern w:val="0"/>
                <w:sz w:val="18"/>
                <w:szCs w:val="18"/>
                <w:lang w:eastAsia="en-US"/>
              </w:rPr>
            </w:pPr>
            <w:r w:rsidRPr="009C6C20">
              <w:rPr>
                <w:rFonts w:cs="Times New Roman"/>
                <w:color w:val="000000"/>
                <w:kern w:val="0"/>
                <w:sz w:val="18"/>
                <w:szCs w:val="18"/>
                <w:lang w:eastAsia="en-US"/>
              </w:rPr>
              <w:t xml:space="preserve"> </w:t>
            </w:r>
          </w:p>
        </w:tc>
      </w:tr>
      <w:tr w:rsidR="00BE20E3" w:rsidRPr="009C6C20" w14:paraId="123910FA" w14:textId="77777777" w:rsidTr="00E93857">
        <w:trPr>
          <w:trHeight w:val="300"/>
          <w:trPrChange w:id="462" w:author="Divita, Guy (NIH/CC) [C]" w:date="2025-07-21T11:10:00Z" w16du:dateUtc="2025-07-21T15:10:00Z">
            <w:trPr>
              <w:trHeight w:val="300"/>
            </w:trPr>
          </w:trPrChange>
        </w:trPr>
        <w:tc>
          <w:tcPr>
            <w:tcW w:w="2150" w:type="dxa"/>
            <w:tcBorders>
              <w:top w:val="nil"/>
              <w:left w:val="single" w:sz="4" w:space="0" w:color="auto"/>
              <w:bottom w:val="single" w:sz="4" w:space="0" w:color="auto"/>
              <w:right w:val="nil"/>
            </w:tcBorders>
            <w:noWrap/>
            <w:vAlign w:val="bottom"/>
            <w:tcPrChange w:id="463" w:author="Divita, Guy (NIH/CC) [C]" w:date="2025-07-21T11:10:00Z" w16du:dateUtc="2025-07-21T15:10:00Z">
              <w:tcPr>
                <w:tcW w:w="2150" w:type="dxa"/>
                <w:tcBorders>
                  <w:top w:val="nil"/>
                  <w:left w:val="single" w:sz="4" w:space="0" w:color="auto"/>
                  <w:bottom w:val="single" w:sz="4" w:space="0" w:color="auto"/>
                  <w:right w:val="nil"/>
                </w:tcBorders>
                <w:noWrap/>
                <w:vAlign w:val="bottom"/>
              </w:tcPr>
            </w:tcPrChange>
          </w:tcPr>
          <w:p w14:paraId="54891213" w14:textId="791E27A5" w:rsidR="00BE20E3" w:rsidRPr="009C6C20" w:rsidRDefault="00BE20E3" w:rsidP="009C6C20">
            <w:pPr>
              <w:widowControl/>
              <w:jc w:val="left"/>
              <w:rPr>
                <w:rFonts w:cs="Times New Roman"/>
                <w:color w:val="000000"/>
                <w:kern w:val="0"/>
                <w:sz w:val="18"/>
                <w:szCs w:val="18"/>
                <w:lang w:eastAsia="en-US"/>
              </w:rPr>
            </w:pPr>
            <w:r w:rsidRPr="009C6C20">
              <w:rPr>
                <w:rFonts w:cs="Times New Roman"/>
                <w:b/>
                <w:bCs/>
                <w:color w:val="000000"/>
                <w:kern w:val="0"/>
                <w:sz w:val="18"/>
                <w:szCs w:val="18"/>
                <w:lang w:eastAsia="en-US"/>
              </w:rPr>
              <w:t xml:space="preserve">ComCog </w:t>
            </w:r>
            <w:r>
              <w:rPr>
                <w:rFonts w:cs="Times New Roman"/>
                <w:b/>
                <w:bCs/>
                <w:color w:val="000000"/>
                <w:kern w:val="0"/>
                <w:sz w:val="18"/>
                <w:szCs w:val="18"/>
                <w:lang w:eastAsia="en-US"/>
              </w:rPr>
              <w:t>Extraction</w:t>
            </w:r>
          </w:p>
        </w:tc>
        <w:tc>
          <w:tcPr>
            <w:tcW w:w="6348" w:type="dxa"/>
            <w:gridSpan w:val="6"/>
            <w:tcBorders>
              <w:top w:val="nil"/>
              <w:left w:val="single" w:sz="4" w:space="0" w:color="auto"/>
              <w:bottom w:val="single" w:sz="4" w:space="0" w:color="auto"/>
              <w:right w:val="single" w:sz="4" w:space="0" w:color="auto"/>
            </w:tcBorders>
            <w:noWrap/>
            <w:vAlign w:val="bottom"/>
            <w:tcPrChange w:id="464" w:author="Divita, Guy (NIH/CC) [C]" w:date="2025-07-21T11:10:00Z" w16du:dateUtc="2025-07-21T15:10:00Z">
              <w:tcPr>
                <w:tcW w:w="6210" w:type="dxa"/>
                <w:gridSpan w:val="6"/>
                <w:tcBorders>
                  <w:top w:val="nil"/>
                  <w:left w:val="single" w:sz="4" w:space="0" w:color="auto"/>
                  <w:bottom w:val="single" w:sz="4" w:space="0" w:color="auto"/>
                  <w:right w:val="single" w:sz="4" w:space="0" w:color="auto"/>
                </w:tcBorders>
                <w:noWrap/>
                <w:vAlign w:val="bottom"/>
              </w:tcPr>
            </w:tcPrChange>
          </w:tcPr>
          <w:p w14:paraId="70291C12" w14:textId="77777777" w:rsidR="00BE20E3" w:rsidRPr="009C6C20" w:rsidRDefault="00BE20E3" w:rsidP="009C6C20">
            <w:pPr>
              <w:widowControl/>
              <w:jc w:val="left"/>
              <w:rPr>
                <w:rFonts w:cs="Times New Roman"/>
                <w:color w:val="000000"/>
                <w:kern w:val="0"/>
                <w:sz w:val="18"/>
                <w:szCs w:val="18"/>
                <w:lang w:eastAsia="en-US"/>
              </w:rPr>
            </w:pPr>
          </w:p>
        </w:tc>
      </w:tr>
      <w:tr w:rsidR="00BE20E3" w:rsidRPr="009C6C20" w14:paraId="2BFCAEA7" w14:textId="77777777" w:rsidTr="00E93857">
        <w:trPr>
          <w:trHeight w:val="300"/>
          <w:trPrChange w:id="465" w:author="Divita, Guy (NIH/CC) [C]" w:date="2025-07-21T11:10:00Z" w16du:dateUtc="2025-07-21T15:10:00Z">
            <w:trPr>
              <w:trHeight w:val="300"/>
            </w:trPr>
          </w:trPrChange>
        </w:trPr>
        <w:tc>
          <w:tcPr>
            <w:tcW w:w="2150" w:type="dxa"/>
            <w:tcBorders>
              <w:top w:val="nil"/>
              <w:left w:val="single" w:sz="4" w:space="0" w:color="auto"/>
              <w:bottom w:val="single" w:sz="4" w:space="0" w:color="auto"/>
              <w:right w:val="nil"/>
            </w:tcBorders>
            <w:noWrap/>
            <w:vAlign w:val="bottom"/>
            <w:tcPrChange w:id="466" w:author="Divita, Guy (NIH/CC) [C]" w:date="2025-07-21T11:10:00Z" w16du:dateUtc="2025-07-21T15:10:00Z">
              <w:tcPr>
                <w:tcW w:w="2150" w:type="dxa"/>
                <w:tcBorders>
                  <w:top w:val="nil"/>
                  <w:left w:val="single" w:sz="4" w:space="0" w:color="auto"/>
                  <w:bottom w:val="single" w:sz="4" w:space="0" w:color="auto"/>
                  <w:right w:val="nil"/>
                </w:tcBorders>
                <w:noWrap/>
                <w:vAlign w:val="bottom"/>
              </w:tcPr>
            </w:tcPrChange>
          </w:tcPr>
          <w:p w14:paraId="31B42683" w14:textId="57B57645"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ComCog_yes</w:t>
            </w:r>
          </w:p>
        </w:tc>
        <w:tc>
          <w:tcPr>
            <w:tcW w:w="3663" w:type="dxa"/>
            <w:gridSpan w:val="4"/>
            <w:tcBorders>
              <w:top w:val="nil"/>
              <w:left w:val="single" w:sz="4" w:space="0" w:color="auto"/>
              <w:bottom w:val="single" w:sz="4" w:space="0" w:color="auto"/>
              <w:right w:val="nil"/>
            </w:tcBorders>
            <w:shd w:val="clear" w:color="auto" w:fill="F2F2F2" w:themeFill="background1" w:themeFillShade="F2"/>
            <w:noWrap/>
            <w:vAlign w:val="bottom"/>
            <w:tcPrChange w:id="467" w:author="Divita, Guy (NIH/CC) [C]" w:date="2025-07-21T11:10:00Z" w16du:dateUtc="2025-07-21T15:10:00Z">
              <w:tcPr>
                <w:tcW w:w="3663" w:type="dxa"/>
                <w:gridSpan w:val="4"/>
                <w:tcBorders>
                  <w:top w:val="nil"/>
                  <w:left w:val="single" w:sz="4" w:space="0" w:color="auto"/>
                  <w:bottom w:val="single" w:sz="4" w:space="0" w:color="auto"/>
                  <w:right w:val="nil"/>
                </w:tcBorders>
                <w:shd w:val="clear" w:color="auto" w:fill="F2F2F2" w:themeFill="background1" w:themeFillShade="F2"/>
                <w:noWrap/>
                <w:vAlign w:val="bottom"/>
              </w:tcPr>
            </w:tcPrChange>
          </w:tcPr>
          <w:p w14:paraId="611D7B0F" w14:textId="17CD20B3" w:rsidR="00BE20E3" w:rsidRPr="009C6C20" w:rsidRDefault="00BE20E3" w:rsidP="00166C51">
            <w:pPr>
              <w:widowControl/>
              <w:jc w:val="center"/>
              <w:rPr>
                <w:rFonts w:cs="Times New Roman"/>
                <w:kern w:val="0"/>
                <w:sz w:val="20"/>
                <w:szCs w:val="20"/>
                <w:lang w:eastAsia="en-US"/>
              </w:rPr>
            </w:pPr>
            <w:r>
              <w:rPr>
                <w:rFonts w:cs="Times New Roman"/>
                <w:color w:val="000000"/>
                <w:kern w:val="0"/>
                <w:sz w:val="18"/>
                <w:szCs w:val="18"/>
                <w:lang w:eastAsia="en-US"/>
              </w:rPr>
              <w:t>Not the subject of this paper</w:t>
            </w:r>
          </w:p>
        </w:tc>
        <w:tc>
          <w:tcPr>
            <w:tcW w:w="914" w:type="dxa"/>
            <w:tcBorders>
              <w:top w:val="nil"/>
              <w:left w:val="single" w:sz="4" w:space="0" w:color="auto"/>
              <w:bottom w:val="single" w:sz="4" w:space="0" w:color="auto"/>
              <w:right w:val="nil"/>
            </w:tcBorders>
            <w:shd w:val="clear" w:color="auto" w:fill="FFFFFF" w:themeFill="background1"/>
            <w:noWrap/>
            <w:vAlign w:val="bottom"/>
            <w:tcPrChange w:id="468" w:author="Divita, Guy (NIH/CC) [C]" w:date="2025-07-21T11:10:00Z" w16du:dateUtc="2025-07-21T15:10:00Z">
              <w:tcPr>
                <w:tcW w:w="914" w:type="dxa"/>
                <w:tcBorders>
                  <w:top w:val="nil"/>
                  <w:left w:val="single" w:sz="4" w:space="0" w:color="auto"/>
                  <w:bottom w:val="single" w:sz="4" w:space="0" w:color="auto"/>
                  <w:right w:val="nil"/>
                </w:tcBorders>
                <w:shd w:val="clear" w:color="auto" w:fill="FFFFFF" w:themeFill="background1"/>
                <w:noWrap/>
                <w:vAlign w:val="bottom"/>
              </w:tcPr>
            </w:tcPrChange>
          </w:tcPr>
          <w:p w14:paraId="4306E37D" w14:textId="40A3E467" w:rsidR="00BE20E3" w:rsidRPr="009C6C20" w:rsidRDefault="00BE20E3" w:rsidP="009C6C20">
            <w:pPr>
              <w:widowControl/>
              <w:jc w:val="left"/>
              <w:rPr>
                <w:rFonts w:cs="Times New Roman"/>
                <w:color w:val="000000"/>
                <w:kern w:val="0"/>
                <w:sz w:val="18"/>
                <w:szCs w:val="18"/>
                <w:lang w:eastAsia="en-US"/>
              </w:rPr>
            </w:pPr>
            <w:r>
              <w:rPr>
                <w:rFonts w:cs="Times New Roman"/>
                <w:color w:val="000000"/>
                <w:kern w:val="0"/>
                <w:sz w:val="18"/>
                <w:szCs w:val="18"/>
                <w:lang w:eastAsia="en-US"/>
              </w:rPr>
              <w:t>.</w:t>
            </w:r>
            <w:r w:rsidR="00DB73A0">
              <w:rPr>
                <w:rFonts w:cs="Times New Roman"/>
                <w:color w:val="000000"/>
                <w:kern w:val="0"/>
                <w:sz w:val="18"/>
                <w:szCs w:val="18"/>
                <w:lang w:eastAsia="en-US"/>
              </w:rPr>
              <w:t>80</w:t>
            </w:r>
          </w:p>
        </w:tc>
        <w:tc>
          <w:tcPr>
            <w:tcW w:w="1771" w:type="dxa"/>
            <w:tcBorders>
              <w:top w:val="nil"/>
              <w:left w:val="nil"/>
              <w:bottom w:val="single" w:sz="4" w:space="0" w:color="auto"/>
              <w:right w:val="single" w:sz="4" w:space="0" w:color="auto"/>
            </w:tcBorders>
            <w:noWrap/>
            <w:vAlign w:val="bottom"/>
            <w:tcPrChange w:id="469" w:author="Divita, Guy (NIH/CC) [C]" w:date="2025-07-21T11:10:00Z" w16du:dateUtc="2025-07-21T15:10:00Z">
              <w:tcPr>
                <w:tcW w:w="1633" w:type="dxa"/>
                <w:tcBorders>
                  <w:top w:val="nil"/>
                  <w:left w:val="nil"/>
                  <w:bottom w:val="single" w:sz="4" w:space="0" w:color="auto"/>
                  <w:right w:val="single" w:sz="4" w:space="0" w:color="auto"/>
                </w:tcBorders>
                <w:noWrap/>
                <w:vAlign w:val="bottom"/>
              </w:tcPr>
            </w:tcPrChange>
          </w:tcPr>
          <w:p w14:paraId="7A52019B" w14:textId="77777777" w:rsidR="00BE20E3" w:rsidRPr="009C6C20" w:rsidRDefault="00BE20E3" w:rsidP="009C6C20">
            <w:pPr>
              <w:widowControl/>
              <w:jc w:val="left"/>
              <w:rPr>
                <w:rFonts w:cs="Times New Roman"/>
                <w:color w:val="000000"/>
                <w:kern w:val="0"/>
                <w:sz w:val="18"/>
                <w:szCs w:val="18"/>
                <w:lang w:eastAsia="en-US"/>
              </w:rPr>
            </w:pPr>
          </w:p>
        </w:tc>
      </w:tr>
      <w:tr w:rsidR="00BE20E3" w:rsidRPr="009C6C20" w:rsidDel="00E93857" w14:paraId="2555B6E5" w14:textId="477BCA7A" w:rsidTr="00E93857">
        <w:trPr>
          <w:trHeight w:val="300"/>
          <w:del w:id="470" w:author="Divita, Guy (NIH/CC) [C]" w:date="2025-07-21T11:10:00Z"/>
          <w:trPrChange w:id="471" w:author="Divita, Guy (NIH/CC) [C]" w:date="2025-07-21T11:10:00Z" w16du:dateUtc="2025-07-21T15:10:00Z">
            <w:trPr>
              <w:trHeight w:val="300"/>
            </w:trPr>
          </w:trPrChange>
        </w:trPr>
        <w:tc>
          <w:tcPr>
            <w:tcW w:w="2150" w:type="dxa"/>
            <w:tcBorders>
              <w:top w:val="single" w:sz="4" w:space="0" w:color="auto"/>
              <w:left w:val="single" w:sz="4" w:space="0" w:color="auto"/>
              <w:bottom w:val="single" w:sz="4" w:space="0" w:color="auto"/>
              <w:right w:val="nil"/>
            </w:tcBorders>
            <w:shd w:val="clear" w:color="auto" w:fill="F7C7AC"/>
            <w:noWrap/>
            <w:vAlign w:val="bottom"/>
            <w:hideMark/>
            <w:tcPrChange w:id="472" w:author="Divita, Guy (NIH/CC) [C]" w:date="2025-07-21T11:10:00Z" w16du:dateUtc="2025-07-21T15:10:00Z">
              <w:tcPr>
                <w:tcW w:w="2150" w:type="dxa"/>
                <w:tcBorders>
                  <w:top w:val="single" w:sz="4" w:space="0" w:color="auto"/>
                  <w:left w:val="single" w:sz="4" w:space="0" w:color="auto"/>
                  <w:bottom w:val="single" w:sz="4" w:space="0" w:color="auto"/>
                  <w:right w:val="nil"/>
                </w:tcBorders>
                <w:shd w:val="clear" w:color="auto" w:fill="F7C7AC"/>
                <w:noWrap/>
                <w:vAlign w:val="bottom"/>
                <w:hideMark/>
              </w:tcPr>
            </w:tcPrChange>
          </w:tcPr>
          <w:p w14:paraId="2E724027" w14:textId="04C1B759" w:rsidR="00BE20E3" w:rsidRPr="009C6C20" w:rsidDel="00E93857" w:rsidRDefault="00BE20E3" w:rsidP="009C6C20">
            <w:pPr>
              <w:widowControl/>
              <w:jc w:val="left"/>
              <w:rPr>
                <w:del w:id="473" w:author="Divita, Guy (NIH/CC) [C]" w:date="2025-07-21T11:10:00Z" w16du:dateUtc="2025-07-21T15:10:00Z"/>
                <w:rFonts w:cs="Times New Roman"/>
                <w:color w:val="000000"/>
                <w:kern w:val="0"/>
                <w:sz w:val="18"/>
                <w:szCs w:val="18"/>
                <w:lang w:eastAsia="en-US"/>
              </w:rPr>
            </w:pPr>
            <w:commentRangeStart w:id="474"/>
            <w:commentRangeStart w:id="475"/>
            <w:del w:id="476" w:author="Divita, Guy (NIH/CC) [C]" w:date="2025-07-21T11:10:00Z" w16du:dateUtc="2025-07-21T15:10:00Z">
              <w:r w:rsidRPr="009C6C20" w:rsidDel="00E93857">
                <w:rPr>
                  <w:rFonts w:cs="Times New Roman"/>
                  <w:color w:val="000000"/>
                  <w:kern w:val="0"/>
                  <w:sz w:val="18"/>
                  <w:szCs w:val="18"/>
                  <w:lang w:eastAsia="en-US"/>
                </w:rPr>
                <w:delText>Peach cell backgrounds</w:delText>
              </w:r>
            </w:del>
          </w:p>
        </w:tc>
        <w:tc>
          <w:tcPr>
            <w:tcW w:w="6348" w:type="dxa"/>
            <w:gridSpan w:val="6"/>
            <w:tcBorders>
              <w:top w:val="single" w:sz="4" w:space="0" w:color="auto"/>
              <w:left w:val="nil"/>
              <w:bottom w:val="single" w:sz="4" w:space="0" w:color="auto"/>
              <w:right w:val="single" w:sz="4" w:space="0" w:color="auto"/>
            </w:tcBorders>
            <w:shd w:val="clear" w:color="auto" w:fill="F7C7AC"/>
            <w:noWrap/>
            <w:vAlign w:val="bottom"/>
            <w:hideMark/>
            <w:tcPrChange w:id="477" w:author="Divita, Guy (NIH/CC) [C]" w:date="2025-07-21T11:10:00Z" w16du:dateUtc="2025-07-21T15:10:00Z">
              <w:tcPr>
                <w:tcW w:w="6210" w:type="dxa"/>
                <w:gridSpan w:val="6"/>
                <w:tcBorders>
                  <w:top w:val="single" w:sz="4" w:space="0" w:color="auto"/>
                  <w:left w:val="nil"/>
                  <w:bottom w:val="single" w:sz="4" w:space="0" w:color="auto"/>
                  <w:right w:val="single" w:sz="4" w:space="0" w:color="auto"/>
                </w:tcBorders>
                <w:shd w:val="clear" w:color="auto" w:fill="F7C7AC"/>
                <w:noWrap/>
                <w:vAlign w:val="bottom"/>
                <w:hideMark/>
              </w:tcPr>
            </w:tcPrChange>
          </w:tcPr>
          <w:p w14:paraId="7013D921" w14:textId="19F42D55" w:rsidR="00BE20E3" w:rsidRPr="009C6C20" w:rsidDel="00E93857" w:rsidRDefault="00BE20E3" w:rsidP="009C6C20">
            <w:pPr>
              <w:widowControl/>
              <w:jc w:val="left"/>
              <w:rPr>
                <w:del w:id="478" w:author="Divita, Guy (NIH/CC) [C]" w:date="2025-07-21T11:10:00Z" w16du:dateUtc="2025-07-21T15:10:00Z"/>
                <w:rFonts w:cs="Times New Roman"/>
                <w:color w:val="000000"/>
                <w:kern w:val="0"/>
                <w:sz w:val="18"/>
                <w:szCs w:val="18"/>
                <w:lang w:eastAsia="en-US"/>
              </w:rPr>
            </w:pPr>
            <w:del w:id="479" w:author="Divita, Guy (NIH/CC) [C]" w:date="2025-07-21T11:10:00Z" w16du:dateUtc="2025-07-21T15:10:00Z">
              <w:r w:rsidRPr="009C6C20" w:rsidDel="00E93857">
                <w:rPr>
                  <w:rFonts w:cs="Times New Roman"/>
                  <w:color w:val="000000"/>
                  <w:kern w:val="0"/>
                  <w:sz w:val="18"/>
                  <w:szCs w:val="18"/>
                  <w:lang w:eastAsia="en-US"/>
                </w:rPr>
                <w:delText>Highlight categories that were seen in the IRR and adequate training examples</w:delText>
              </w:r>
              <w:commentRangeEnd w:id="474"/>
              <w:r w:rsidR="00A17C26" w:rsidRPr="009C6C20" w:rsidDel="00E93857">
                <w:rPr>
                  <w:rStyle w:val="CommentReference"/>
                  <w:rFonts w:cs="Times New Roman"/>
                  <w:color w:val="000000"/>
                  <w:kern w:val="0"/>
                  <w:sz w:val="18"/>
                  <w:szCs w:val="18"/>
                  <w:lang w:eastAsia="en-US"/>
                </w:rPr>
                <w:commentReference w:id="474"/>
              </w:r>
            </w:del>
            <w:commentRangeEnd w:id="475"/>
            <w:r w:rsidR="00E93857" w:rsidRPr="009C6C20">
              <w:rPr>
                <w:rStyle w:val="CommentReference"/>
                <w:rFonts w:cs="Times New Roman"/>
                <w:color w:val="000000"/>
                <w:kern w:val="0"/>
                <w:sz w:val="18"/>
                <w:szCs w:val="18"/>
                <w:lang w:eastAsia="en-US"/>
              </w:rPr>
              <w:commentReference w:id="475"/>
            </w:r>
          </w:p>
        </w:tc>
      </w:tr>
    </w:tbl>
    <w:p w14:paraId="1BC92EFD" w14:textId="77777777" w:rsidR="00C64729" w:rsidRDefault="00C64729" w:rsidP="00161058"/>
    <w:p w14:paraId="4984F696" w14:textId="77777777" w:rsidR="00A02449" w:rsidRDefault="00A02449" w:rsidP="00161058"/>
    <w:p w14:paraId="5F0BFDFC" w14:textId="77777777" w:rsidR="00102D1F" w:rsidRDefault="00102D1F" w:rsidP="00ED3068">
      <w:pPr>
        <w:jc w:val="left"/>
      </w:pPr>
    </w:p>
    <w:p w14:paraId="111DD6D9" w14:textId="77777777" w:rsidR="00684268" w:rsidRDefault="00684268" w:rsidP="00ED3068">
      <w:pPr>
        <w:jc w:val="left"/>
      </w:pPr>
    </w:p>
    <w:p w14:paraId="27EAF738" w14:textId="77777777" w:rsidR="009A194B" w:rsidRDefault="009A194B" w:rsidP="00ED3068">
      <w:pPr>
        <w:jc w:val="left"/>
      </w:pPr>
    </w:p>
    <w:p w14:paraId="2DB31167" w14:textId="77777777" w:rsidR="009A194B" w:rsidRDefault="009A194B" w:rsidP="00ED3068">
      <w:pPr>
        <w:jc w:val="left"/>
      </w:pPr>
    </w:p>
    <w:p w14:paraId="6BC5CEBB" w14:textId="77777777" w:rsidR="009A194B" w:rsidRDefault="009A194B" w:rsidP="00ED3068">
      <w:pPr>
        <w:jc w:val="left"/>
      </w:pPr>
    </w:p>
    <w:p w14:paraId="54F8A713" w14:textId="77777777" w:rsidR="00684268" w:rsidRDefault="00684268" w:rsidP="00ED3068">
      <w:pPr>
        <w:jc w:val="left"/>
      </w:pPr>
    </w:p>
    <w:p w14:paraId="3E7DA470" w14:textId="77777777" w:rsidR="00102D1F" w:rsidRDefault="00102D1F" w:rsidP="00ED3068">
      <w:pPr>
        <w:jc w:val="left"/>
      </w:pPr>
    </w:p>
    <w:p w14:paraId="6C597411" w14:textId="71A11D9C" w:rsidR="00180B1D" w:rsidRPr="00FB0C6D" w:rsidRDefault="00180B1D" w:rsidP="00180B1D">
      <w:pPr>
        <w:pStyle w:val="Caption"/>
        <w:keepNext/>
        <w:rPr>
          <w:i/>
          <w:iCs/>
        </w:rPr>
      </w:pPr>
      <w:r>
        <w:t xml:space="preserve">Table </w:t>
      </w:r>
      <w:r w:rsidR="00FB0C6D">
        <w:t>4</w:t>
      </w:r>
      <w:r w:rsidRPr="00FB0C6D">
        <w:rPr>
          <w:i/>
          <w:iCs/>
        </w:rPr>
        <w:t>: GoSCAI IPIR Categorization Efficacy</w:t>
      </w:r>
    </w:p>
    <w:tbl>
      <w:tblPr>
        <w:tblW w:w="8550" w:type="dxa"/>
        <w:tblLayout w:type="fixed"/>
        <w:tblLook w:val="04A0" w:firstRow="1" w:lastRow="0" w:firstColumn="1" w:lastColumn="0" w:noHBand="0" w:noVBand="1"/>
      </w:tblPr>
      <w:tblGrid>
        <w:gridCol w:w="2785"/>
        <w:gridCol w:w="990"/>
        <w:gridCol w:w="91"/>
        <w:gridCol w:w="899"/>
        <w:gridCol w:w="90"/>
        <w:gridCol w:w="630"/>
        <w:gridCol w:w="90"/>
        <w:gridCol w:w="990"/>
        <w:gridCol w:w="900"/>
        <w:gridCol w:w="1085"/>
      </w:tblGrid>
      <w:tr w:rsidR="00A93D32" w:rsidRPr="00BE5E2E" w14:paraId="7DC25580" w14:textId="77777777" w:rsidTr="00186168">
        <w:trPr>
          <w:trHeight w:val="870"/>
        </w:trPr>
        <w:tc>
          <w:tcPr>
            <w:tcW w:w="2785" w:type="dxa"/>
            <w:tcBorders>
              <w:top w:val="single" w:sz="4" w:space="0" w:color="auto"/>
              <w:left w:val="single" w:sz="4" w:space="0" w:color="auto"/>
              <w:bottom w:val="single" w:sz="4" w:space="0" w:color="auto"/>
              <w:right w:val="single" w:sz="4" w:space="0" w:color="auto"/>
            </w:tcBorders>
            <w:noWrap/>
            <w:vAlign w:val="bottom"/>
          </w:tcPr>
          <w:p w14:paraId="1B47084B" w14:textId="77777777" w:rsidR="00A93D32" w:rsidRPr="00BE5E2E" w:rsidRDefault="00A93D32" w:rsidP="00ED3068">
            <w:pPr>
              <w:widowControl/>
              <w:jc w:val="left"/>
              <w:rPr>
                <w:rFonts w:cs="Times New Roman"/>
                <w:color w:val="000000"/>
                <w:kern w:val="0"/>
                <w:sz w:val="18"/>
                <w:szCs w:val="18"/>
                <w:lang w:eastAsia="en-US"/>
              </w:rPr>
            </w:pPr>
          </w:p>
        </w:tc>
        <w:tc>
          <w:tcPr>
            <w:tcW w:w="3780" w:type="dxa"/>
            <w:gridSpan w:val="7"/>
            <w:tcBorders>
              <w:top w:val="single" w:sz="4" w:space="0" w:color="auto"/>
              <w:left w:val="single" w:sz="4" w:space="0" w:color="auto"/>
              <w:bottom w:val="single" w:sz="4" w:space="0" w:color="auto"/>
              <w:right w:val="single" w:sz="4" w:space="0" w:color="auto"/>
            </w:tcBorders>
            <w:vAlign w:val="bottom"/>
          </w:tcPr>
          <w:p w14:paraId="5819E7E0" w14:textId="6EF9C495" w:rsidR="0037573A" w:rsidRPr="005F5249" w:rsidRDefault="00A93D32" w:rsidP="005F5249">
            <w:pPr>
              <w:widowControl/>
              <w:contextualSpacing/>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 xml:space="preserve">Table </w:t>
            </w:r>
            <w:r w:rsidR="000B0706" w:rsidRPr="005F5249">
              <w:rPr>
                <w:rFonts w:cs="Times New Roman"/>
                <w:b/>
                <w:bCs/>
                <w:color w:val="000000"/>
                <w:kern w:val="0"/>
                <w:sz w:val="18"/>
                <w:szCs w:val="18"/>
                <w:lang w:eastAsia="en-US"/>
              </w:rPr>
              <w:t>4a</w:t>
            </w:r>
            <w:r w:rsidRPr="005F5249">
              <w:rPr>
                <w:rFonts w:cs="Times New Roman"/>
                <w:b/>
                <w:bCs/>
                <w:color w:val="000000"/>
                <w:kern w:val="0"/>
                <w:sz w:val="18"/>
                <w:szCs w:val="18"/>
                <w:lang w:eastAsia="en-US"/>
              </w:rPr>
              <w:t>:</w:t>
            </w:r>
          </w:p>
          <w:p w14:paraId="02C130E3" w14:textId="77777777" w:rsidR="00CC3CA5" w:rsidRDefault="000B0706" w:rsidP="005F5249">
            <w:pPr>
              <w:widowControl/>
              <w:contextualSpacing/>
              <w:jc w:val="center"/>
              <w:rPr>
                <w:rFonts w:cs="Times New Roman"/>
                <w:b/>
                <w:bCs/>
                <w:color w:val="000000"/>
                <w:kern w:val="0"/>
                <w:sz w:val="18"/>
                <w:szCs w:val="18"/>
                <w:lang w:eastAsia="en-US"/>
              </w:rPr>
            </w:pPr>
            <w:r w:rsidRPr="005F5249">
              <w:rPr>
                <w:b/>
                <w:bCs/>
                <w:sz w:val="18"/>
                <w:szCs w:val="18"/>
              </w:rPr>
              <w:t>GoSCAI</w:t>
            </w:r>
            <w:r w:rsidRPr="005F5249">
              <w:rPr>
                <w:rFonts w:cs="Times New Roman"/>
                <w:b/>
                <w:bCs/>
                <w:color w:val="000000"/>
                <w:kern w:val="0"/>
                <w:sz w:val="18"/>
                <w:szCs w:val="18"/>
                <w:lang w:eastAsia="en-US"/>
              </w:rPr>
              <w:t xml:space="preserve"> </w:t>
            </w:r>
            <w:r w:rsidR="00CC3CA5">
              <w:rPr>
                <w:rFonts w:cs="Times New Roman"/>
                <w:b/>
                <w:bCs/>
                <w:color w:val="000000"/>
                <w:kern w:val="0"/>
                <w:sz w:val="18"/>
                <w:szCs w:val="18"/>
                <w:lang w:eastAsia="en-US"/>
              </w:rPr>
              <w:t xml:space="preserve">IPIR </w:t>
            </w:r>
          </w:p>
          <w:p w14:paraId="0158BDEC" w14:textId="77777777" w:rsidR="00CC3CA5" w:rsidRDefault="000B0706" w:rsidP="005F5249">
            <w:pPr>
              <w:widowControl/>
              <w:contextualSpacing/>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Test</w:t>
            </w:r>
            <w:r w:rsidR="00A93D32" w:rsidRPr="005F5249">
              <w:rPr>
                <w:rFonts w:cs="Times New Roman"/>
                <w:b/>
                <w:bCs/>
                <w:color w:val="000000"/>
                <w:kern w:val="0"/>
                <w:sz w:val="18"/>
                <w:szCs w:val="18"/>
                <w:lang w:eastAsia="en-US"/>
              </w:rPr>
              <w:t xml:space="preserve"> Sample </w:t>
            </w:r>
          </w:p>
          <w:p w14:paraId="0179D54F" w14:textId="487D1343" w:rsidR="00A93D32" w:rsidRPr="005F5249" w:rsidRDefault="00A93D32" w:rsidP="005F5249">
            <w:pPr>
              <w:widowControl/>
              <w:contextualSpacing/>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Category Results</w:t>
            </w:r>
          </w:p>
        </w:tc>
        <w:tc>
          <w:tcPr>
            <w:tcW w:w="1985" w:type="dxa"/>
            <w:gridSpan w:val="2"/>
            <w:tcBorders>
              <w:top w:val="single" w:sz="4" w:space="0" w:color="auto"/>
              <w:left w:val="single" w:sz="4" w:space="0" w:color="auto"/>
              <w:bottom w:val="single" w:sz="4" w:space="0" w:color="auto"/>
              <w:right w:val="single" w:sz="4" w:space="0" w:color="auto"/>
            </w:tcBorders>
            <w:vAlign w:val="bottom"/>
          </w:tcPr>
          <w:p w14:paraId="5CF88EE8" w14:textId="77777777" w:rsidR="0037573A" w:rsidRPr="005F5249" w:rsidRDefault="00A93D32" w:rsidP="003C63AE">
            <w:pPr>
              <w:widowControl/>
              <w:contextualSpacing/>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Table 4b:</w:t>
            </w:r>
          </w:p>
          <w:p w14:paraId="34A24BA5" w14:textId="77777777" w:rsidR="00CC3CA5" w:rsidRDefault="00A93D32" w:rsidP="005F5249">
            <w:pPr>
              <w:widowControl/>
              <w:contextualSpacing/>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G</w:t>
            </w:r>
            <w:r w:rsidR="000B0706" w:rsidRPr="005F5249">
              <w:rPr>
                <w:rFonts w:cs="Times New Roman"/>
                <w:b/>
                <w:bCs/>
                <w:color w:val="000000"/>
                <w:kern w:val="0"/>
                <w:sz w:val="18"/>
                <w:szCs w:val="18"/>
                <w:lang w:eastAsia="en-US"/>
              </w:rPr>
              <w:t>oSCAI</w:t>
            </w:r>
            <w:r w:rsidRPr="005F5249">
              <w:rPr>
                <w:rFonts w:cs="Times New Roman"/>
                <w:b/>
                <w:bCs/>
                <w:color w:val="000000"/>
                <w:kern w:val="0"/>
                <w:sz w:val="18"/>
                <w:szCs w:val="18"/>
                <w:lang w:eastAsia="en-US"/>
              </w:rPr>
              <w:t xml:space="preserve"> </w:t>
            </w:r>
            <w:r w:rsidR="00CC3CA5">
              <w:rPr>
                <w:rFonts w:cs="Times New Roman"/>
                <w:b/>
                <w:bCs/>
                <w:color w:val="000000"/>
                <w:kern w:val="0"/>
                <w:sz w:val="18"/>
                <w:szCs w:val="18"/>
                <w:lang w:eastAsia="en-US"/>
              </w:rPr>
              <w:t xml:space="preserve">IPIR </w:t>
            </w:r>
          </w:p>
          <w:p w14:paraId="58A2EF47" w14:textId="447AC347" w:rsidR="00A93D32" w:rsidRPr="005F5249" w:rsidRDefault="00A93D32" w:rsidP="005F5249">
            <w:pPr>
              <w:widowControl/>
              <w:contextualSpacing/>
              <w:jc w:val="center"/>
              <w:rPr>
                <w:rFonts w:cs="Times New Roman"/>
                <w:b/>
                <w:bCs/>
                <w:color w:val="000000"/>
                <w:kern w:val="0"/>
                <w:sz w:val="18"/>
                <w:szCs w:val="18"/>
                <w:lang w:eastAsia="en-US"/>
              </w:rPr>
            </w:pPr>
            <w:r w:rsidRPr="005F5249">
              <w:rPr>
                <w:rFonts w:cs="Times New Roman"/>
                <w:b/>
                <w:bCs/>
                <w:color w:val="000000"/>
                <w:kern w:val="0"/>
                <w:sz w:val="18"/>
                <w:szCs w:val="18"/>
                <w:lang w:eastAsia="en-US"/>
              </w:rPr>
              <w:t>IRR Sample Category Results</w:t>
            </w:r>
          </w:p>
        </w:tc>
      </w:tr>
      <w:tr w:rsidR="00F02806" w:rsidRPr="00BE5E2E" w14:paraId="4E1222DA" w14:textId="77777777" w:rsidTr="00A13438">
        <w:trPr>
          <w:trHeight w:val="260"/>
        </w:trPr>
        <w:tc>
          <w:tcPr>
            <w:tcW w:w="2785" w:type="dxa"/>
            <w:tcBorders>
              <w:top w:val="single" w:sz="4" w:space="0" w:color="auto"/>
              <w:left w:val="single" w:sz="4" w:space="0" w:color="auto"/>
              <w:bottom w:val="single" w:sz="4" w:space="0" w:color="auto"/>
              <w:right w:val="nil"/>
            </w:tcBorders>
            <w:shd w:val="clear" w:color="auto" w:fill="A3DBFF"/>
            <w:vAlign w:val="bottom"/>
            <w:hideMark/>
          </w:tcPr>
          <w:p w14:paraId="2472DB10" w14:textId="4DF1FD04" w:rsidR="00160612" w:rsidRPr="00BE5E2E" w:rsidRDefault="00160612" w:rsidP="00160612">
            <w:pPr>
              <w:widowControl/>
              <w:jc w:val="left"/>
              <w:rPr>
                <w:rFonts w:cs="Times New Roman"/>
                <w:b/>
                <w:bCs/>
                <w:color w:val="000000"/>
                <w:kern w:val="0"/>
                <w:sz w:val="18"/>
                <w:szCs w:val="18"/>
                <w:lang w:eastAsia="en-US"/>
              </w:rPr>
            </w:pPr>
            <w:r w:rsidRPr="00BE5E2E">
              <w:rPr>
                <w:rFonts w:cs="Times New Roman"/>
                <w:b/>
                <w:bCs/>
                <w:color w:val="000000"/>
                <w:kern w:val="0"/>
                <w:sz w:val="18"/>
                <w:szCs w:val="18"/>
                <w:lang w:eastAsia="en-US"/>
              </w:rPr>
              <w:t xml:space="preserve">IPIR </w:t>
            </w:r>
            <w:r w:rsidR="00DF6CAB" w:rsidRPr="00BE5E2E">
              <w:rPr>
                <w:rFonts w:cs="Times New Roman"/>
                <w:b/>
                <w:bCs/>
                <w:color w:val="000000"/>
                <w:kern w:val="0"/>
                <w:sz w:val="18"/>
                <w:szCs w:val="18"/>
                <w:lang w:eastAsia="en-US"/>
              </w:rPr>
              <w:t>C</w:t>
            </w:r>
            <w:r w:rsidRPr="00BE5E2E">
              <w:rPr>
                <w:rFonts w:cs="Times New Roman"/>
                <w:b/>
                <w:bCs/>
                <w:color w:val="000000"/>
                <w:kern w:val="0"/>
                <w:sz w:val="18"/>
                <w:szCs w:val="18"/>
                <w:lang w:eastAsia="en-US"/>
              </w:rPr>
              <w:t>ategories</w:t>
            </w:r>
          </w:p>
        </w:tc>
        <w:tc>
          <w:tcPr>
            <w:tcW w:w="990" w:type="dxa"/>
            <w:tcBorders>
              <w:top w:val="single" w:sz="4" w:space="0" w:color="auto"/>
              <w:left w:val="single" w:sz="4" w:space="0" w:color="auto"/>
              <w:bottom w:val="single" w:sz="4" w:space="0" w:color="auto"/>
              <w:right w:val="nil"/>
            </w:tcBorders>
            <w:shd w:val="clear" w:color="auto" w:fill="A3DBFF"/>
            <w:vAlign w:val="bottom"/>
            <w:hideMark/>
          </w:tcPr>
          <w:p w14:paraId="654AC85B" w14:textId="2FE580E3" w:rsidR="00160612" w:rsidRPr="00BE5E2E" w:rsidRDefault="00160612" w:rsidP="00160612">
            <w:pPr>
              <w:widowControl/>
              <w:jc w:val="left"/>
              <w:rPr>
                <w:rFonts w:cs="Times New Roman"/>
                <w:b/>
                <w:bCs/>
                <w:color w:val="000000"/>
                <w:kern w:val="0"/>
                <w:sz w:val="18"/>
                <w:szCs w:val="18"/>
                <w:lang w:eastAsia="en-US"/>
              </w:rPr>
            </w:pPr>
            <w:r w:rsidRPr="00BE5E2E">
              <w:rPr>
                <w:rFonts w:cs="Times New Roman"/>
                <w:b/>
                <w:bCs/>
                <w:color w:val="000000"/>
                <w:kern w:val="0"/>
                <w:sz w:val="18"/>
                <w:szCs w:val="18"/>
                <w:lang w:eastAsia="en-US"/>
              </w:rPr>
              <w:t>F</w:t>
            </w:r>
            <w:ins w:id="480" w:author="Divita, Guy (NIH/CC) [C]" w:date="2025-07-18T09:51:00Z" w16du:dateUtc="2025-07-18T13:51:00Z">
              <w:r w:rsidR="006E2AFD">
                <w:rPr>
                  <w:rFonts w:cs="Times New Roman"/>
                  <w:b/>
                  <w:bCs/>
                  <w:color w:val="000000"/>
                  <w:kern w:val="0"/>
                  <w:sz w:val="18"/>
                  <w:szCs w:val="18"/>
                  <w:lang w:eastAsia="en-US"/>
                </w:rPr>
                <w:t>-S</w:t>
              </w:r>
            </w:ins>
            <w:del w:id="481" w:author="Divita, Guy (NIH/CC) [C]" w:date="2025-07-18T09:51:00Z" w16du:dateUtc="2025-07-18T13:51:00Z">
              <w:r w:rsidRPr="00BE5E2E" w:rsidDel="006E2AFD">
                <w:rPr>
                  <w:rFonts w:cs="Times New Roman"/>
                  <w:b/>
                  <w:bCs/>
                  <w:color w:val="000000"/>
                  <w:kern w:val="0"/>
                  <w:sz w:val="18"/>
                  <w:szCs w:val="18"/>
                  <w:lang w:eastAsia="en-US"/>
                </w:rPr>
                <w:delText>1 s</w:delText>
              </w:r>
            </w:del>
            <w:r w:rsidRPr="00BE5E2E">
              <w:rPr>
                <w:rFonts w:cs="Times New Roman"/>
                <w:b/>
                <w:bCs/>
                <w:color w:val="000000"/>
                <w:kern w:val="0"/>
                <w:sz w:val="18"/>
                <w:szCs w:val="18"/>
                <w:lang w:eastAsia="en-US"/>
              </w:rPr>
              <w:t>core</w:t>
            </w:r>
          </w:p>
        </w:tc>
        <w:tc>
          <w:tcPr>
            <w:tcW w:w="990" w:type="dxa"/>
            <w:gridSpan w:val="2"/>
            <w:tcBorders>
              <w:top w:val="single" w:sz="4" w:space="0" w:color="auto"/>
              <w:left w:val="nil"/>
              <w:bottom w:val="single" w:sz="4" w:space="0" w:color="auto"/>
              <w:right w:val="nil"/>
            </w:tcBorders>
            <w:shd w:val="clear" w:color="auto" w:fill="A3DBFF"/>
            <w:vAlign w:val="bottom"/>
            <w:hideMark/>
          </w:tcPr>
          <w:p w14:paraId="00F53935" w14:textId="77777777" w:rsidR="00160612" w:rsidRPr="00BE5E2E" w:rsidRDefault="00160612" w:rsidP="00160612">
            <w:pPr>
              <w:widowControl/>
              <w:jc w:val="left"/>
              <w:rPr>
                <w:rFonts w:cs="Times New Roman"/>
                <w:b/>
                <w:bCs/>
                <w:color w:val="000000"/>
                <w:kern w:val="0"/>
                <w:sz w:val="18"/>
                <w:szCs w:val="18"/>
                <w:lang w:eastAsia="en-US"/>
              </w:rPr>
            </w:pPr>
            <w:r w:rsidRPr="00BE5E2E">
              <w:rPr>
                <w:rFonts w:cs="Times New Roman"/>
                <w:b/>
                <w:bCs/>
                <w:color w:val="000000"/>
                <w:kern w:val="0"/>
                <w:sz w:val="18"/>
                <w:szCs w:val="18"/>
                <w:lang w:eastAsia="en-US"/>
              </w:rPr>
              <w:t>Precision</w:t>
            </w:r>
          </w:p>
        </w:tc>
        <w:tc>
          <w:tcPr>
            <w:tcW w:w="720" w:type="dxa"/>
            <w:gridSpan w:val="2"/>
            <w:tcBorders>
              <w:top w:val="single" w:sz="4" w:space="0" w:color="auto"/>
              <w:left w:val="nil"/>
              <w:bottom w:val="single" w:sz="4" w:space="0" w:color="auto"/>
              <w:right w:val="nil"/>
            </w:tcBorders>
            <w:shd w:val="clear" w:color="auto" w:fill="A3DBFF"/>
            <w:vAlign w:val="bottom"/>
            <w:hideMark/>
          </w:tcPr>
          <w:p w14:paraId="5AA05A2E" w14:textId="77777777" w:rsidR="00160612" w:rsidRPr="00BE5E2E" w:rsidRDefault="00160612" w:rsidP="00160612">
            <w:pPr>
              <w:widowControl/>
              <w:jc w:val="left"/>
              <w:rPr>
                <w:rFonts w:cs="Times New Roman"/>
                <w:b/>
                <w:bCs/>
                <w:color w:val="000000"/>
                <w:kern w:val="0"/>
                <w:sz w:val="18"/>
                <w:szCs w:val="18"/>
                <w:lang w:eastAsia="en-US"/>
              </w:rPr>
            </w:pPr>
            <w:r w:rsidRPr="00BE5E2E">
              <w:rPr>
                <w:rFonts w:cs="Times New Roman"/>
                <w:b/>
                <w:bCs/>
                <w:color w:val="000000"/>
                <w:kern w:val="0"/>
                <w:sz w:val="18"/>
                <w:szCs w:val="18"/>
                <w:lang w:eastAsia="en-US"/>
              </w:rPr>
              <w:t>Recall</w:t>
            </w:r>
          </w:p>
        </w:tc>
        <w:tc>
          <w:tcPr>
            <w:tcW w:w="1080" w:type="dxa"/>
            <w:gridSpan w:val="2"/>
            <w:tcBorders>
              <w:top w:val="single" w:sz="4" w:space="0" w:color="auto"/>
              <w:left w:val="nil"/>
              <w:bottom w:val="single" w:sz="4" w:space="0" w:color="auto"/>
              <w:right w:val="single" w:sz="4" w:space="0" w:color="auto"/>
            </w:tcBorders>
            <w:shd w:val="clear" w:color="auto" w:fill="A3DBFF"/>
            <w:vAlign w:val="bottom"/>
            <w:hideMark/>
          </w:tcPr>
          <w:p w14:paraId="54B06BD4" w14:textId="75E168D3" w:rsidR="00160612" w:rsidRPr="00BE5E2E" w:rsidRDefault="00DE4D69" w:rsidP="00160612">
            <w:pPr>
              <w:widowControl/>
              <w:jc w:val="left"/>
              <w:rPr>
                <w:rFonts w:cs="Times New Roman"/>
                <w:b/>
                <w:bCs/>
                <w:color w:val="000000"/>
                <w:kern w:val="0"/>
                <w:sz w:val="18"/>
                <w:szCs w:val="18"/>
                <w:lang w:eastAsia="en-US"/>
              </w:rPr>
            </w:pPr>
            <w:r w:rsidRPr="00BE5E2E">
              <w:rPr>
                <w:rFonts w:cs="Times New Roman"/>
                <w:b/>
                <w:bCs/>
                <w:color w:val="000000"/>
                <w:kern w:val="0"/>
                <w:sz w:val="18"/>
                <w:szCs w:val="18"/>
                <w:lang w:eastAsia="en-US"/>
              </w:rPr>
              <w:t xml:space="preserve">% </w:t>
            </w:r>
            <w:r w:rsidR="00160612" w:rsidRPr="00BE5E2E">
              <w:rPr>
                <w:rFonts w:cs="Times New Roman"/>
                <w:b/>
                <w:bCs/>
                <w:color w:val="000000"/>
                <w:kern w:val="0"/>
                <w:sz w:val="18"/>
                <w:szCs w:val="18"/>
                <w:lang w:eastAsia="en-US"/>
              </w:rPr>
              <w:t>Support</w:t>
            </w:r>
          </w:p>
        </w:tc>
        <w:tc>
          <w:tcPr>
            <w:tcW w:w="900" w:type="dxa"/>
            <w:tcBorders>
              <w:top w:val="single" w:sz="4" w:space="0" w:color="auto"/>
              <w:left w:val="nil"/>
              <w:bottom w:val="single" w:sz="4" w:space="0" w:color="auto"/>
              <w:right w:val="nil"/>
            </w:tcBorders>
            <w:shd w:val="clear" w:color="auto" w:fill="A3DBFF"/>
            <w:vAlign w:val="bottom"/>
            <w:hideMark/>
          </w:tcPr>
          <w:p w14:paraId="0F259682" w14:textId="45034EC0" w:rsidR="00160612" w:rsidRPr="00BE5E2E" w:rsidRDefault="00160612" w:rsidP="00160612">
            <w:pPr>
              <w:widowControl/>
              <w:jc w:val="left"/>
              <w:rPr>
                <w:rFonts w:cs="Times New Roman"/>
                <w:b/>
                <w:bCs/>
                <w:color w:val="000000"/>
                <w:kern w:val="0"/>
                <w:sz w:val="18"/>
                <w:szCs w:val="18"/>
                <w:lang w:eastAsia="en-US"/>
              </w:rPr>
            </w:pPr>
            <w:r w:rsidRPr="00BE5E2E">
              <w:rPr>
                <w:rFonts w:cs="Times New Roman"/>
                <w:b/>
                <w:bCs/>
                <w:color w:val="000000"/>
                <w:kern w:val="0"/>
                <w:sz w:val="18"/>
                <w:szCs w:val="18"/>
                <w:lang w:eastAsia="en-US"/>
              </w:rPr>
              <w:t>F</w:t>
            </w:r>
            <w:ins w:id="482" w:author="Divita, Guy (NIH/CC) [C]" w:date="2025-07-18T09:51:00Z" w16du:dateUtc="2025-07-18T13:51:00Z">
              <w:r w:rsidR="00D47FC4">
                <w:rPr>
                  <w:rFonts w:cs="Times New Roman"/>
                  <w:b/>
                  <w:bCs/>
                  <w:color w:val="000000"/>
                  <w:kern w:val="0"/>
                  <w:sz w:val="18"/>
                  <w:szCs w:val="18"/>
                  <w:lang w:eastAsia="en-US"/>
                </w:rPr>
                <w:t>-S</w:t>
              </w:r>
            </w:ins>
            <w:del w:id="483" w:author="Divita, Guy (NIH/CC) [C]" w:date="2025-07-18T09:51:00Z" w16du:dateUtc="2025-07-18T13:51:00Z">
              <w:r w:rsidRPr="00BE5E2E" w:rsidDel="00D47FC4">
                <w:rPr>
                  <w:rFonts w:cs="Times New Roman"/>
                  <w:b/>
                  <w:bCs/>
                  <w:color w:val="000000"/>
                  <w:kern w:val="0"/>
                  <w:sz w:val="18"/>
                  <w:szCs w:val="18"/>
                  <w:lang w:eastAsia="en-US"/>
                </w:rPr>
                <w:delText>1 s</w:delText>
              </w:r>
            </w:del>
            <w:r w:rsidRPr="00BE5E2E">
              <w:rPr>
                <w:rFonts w:cs="Times New Roman"/>
                <w:b/>
                <w:bCs/>
                <w:color w:val="000000"/>
                <w:kern w:val="0"/>
                <w:sz w:val="18"/>
                <w:szCs w:val="18"/>
                <w:lang w:eastAsia="en-US"/>
              </w:rPr>
              <w:t>core</w:t>
            </w:r>
          </w:p>
        </w:tc>
        <w:tc>
          <w:tcPr>
            <w:tcW w:w="1085" w:type="dxa"/>
            <w:tcBorders>
              <w:top w:val="single" w:sz="4" w:space="0" w:color="auto"/>
              <w:left w:val="nil"/>
              <w:bottom w:val="single" w:sz="4" w:space="0" w:color="auto"/>
              <w:right w:val="single" w:sz="4" w:space="0" w:color="auto"/>
            </w:tcBorders>
            <w:shd w:val="clear" w:color="auto" w:fill="A3DBFF"/>
            <w:vAlign w:val="bottom"/>
            <w:hideMark/>
          </w:tcPr>
          <w:p w14:paraId="300BC1AF" w14:textId="52849601" w:rsidR="00160612" w:rsidRPr="00BE5E2E" w:rsidRDefault="00DE4D69" w:rsidP="00160612">
            <w:pPr>
              <w:widowControl/>
              <w:jc w:val="left"/>
              <w:rPr>
                <w:rFonts w:cs="Times New Roman"/>
                <w:b/>
                <w:bCs/>
                <w:color w:val="000000"/>
                <w:kern w:val="0"/>
                <w:sz w:val="18"/>
                <w:szCs w:val="18"/>
                <w:lang w:eastAsia="en-US"/>
              </w:rPr>
            </w:pPr>
            <w:r w:rsidRPr="00BE5E2E">
              <w:rPr>
                <w:rFonts w:cs="Times New Roman"/>
                <w:b/>
                <w:bCs/>
                <w:color w:val="000000"/>
                <w:kern w:val="0"/>
                <w:sz w:val="18"/>
                <w:szCs w:val="18"/>
                <w:lang w:eastAsia="en-US"/>
              </w:rPr>
              <w:t xml:space="preserve">% </w:t>
            </w:r>
            <w:r w:rsidR="00160612" w:rsidRPr="00BE5E2E">
              <w:rPr>
                <w:rFonts w:cs="Times New Roman"/>
                <w:b/>
                <w:bCs/>
                <w:color w:val="000000"/>
                <w:kern w:val="0"/>
                <w:sz w:val="18"/>
                <w:szCs w:val="18"/>
                <w:lang w:eastAsia="en-US"/>
              </w:rPr>
              <w:t>Support</w:t>
            </w:r>
          </w:p>
        </w:tc>
      </w:tr>
      <w:tr w:rsidR="00160612" w:rsidRPr="00BE5E2E" w14:paraId="51802DAE" w14:textId="77777777" w:rsidTr="00186168">
        <w:trPr>
          <w:trHeight w:val="555"/>
        </w:trPr>
        <w:tc>
          <w:tcPr>
            <w:tcW w:w="2785" w:type="dxa"/>
            <w:tcBorders>
              <w:top w:val="single" w:sz="4" w:space="0" w:color="auto"/>
              <w:left w:val="single" w:sz="4" w:space="0" w:color="auto"/>
              <w:bottom w:val="single" w:sz="8" w:space="0" w:color="auto"/>
              <w:right w:val="nil"/>
            </w:tcBorders>
            <w:shd w:val="clear" w:color="auto" w:fill="F7CAAC" w:themeFill="accent2" w:themeFillTint="66"/>
            <w:vAlign w:val="center"/>
            <w:hideMark/>
          </w:tcPr>
          <w:p w14:paraId="28CFDB97"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d710-d729 General Interpersonal Interactions</w:t>
            </w:r>
          </w:p>
        </w:tc>
        <w:tc>
          <w:tcPr>
            <w:tcW w:w="990" w:type="dxa"/>
            <w:tcBorders>
              <w:top w:val="single" w:sz="4" w:space="0" w:color="auto"/>
              <w:left w:val="single" w:sz="4" w:space="0" w:color="auto"/>
              <w:bottom w:val="nil"/>
              <w:right w:val="nil"/>
            </w:tcBorders>
            <w:shd w:val="clear" w:color="auto" w:fill="F7CAAC" w:themeFill="accent2" w:themeFillTint="66"/>
            <w:vAlign w:val="center"/>
            <w:hideMark/>
          </w:tcPr>
          <w:p w14:paraId="4927F3E4" w14:textId="59C11F0B" w:rsidR="00160612" w:rsidRPr="00BE5E2E" w:rsidRDefault="004029FA"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0.6</w:t>
            </w:r>
            <w:r w:rsidR="004B5C91" w:rsidRPr="00BE5E2E">
              <w:rPr>
                <w:rFonts w:cs="Times New Roman"/>
                <w:color w:val="000000"/>
                <w:kern w:val="0"/>
                <w:sz w:val="18"/>
                <w:szCs w:val="18"/>
                <w:lang w:eastAsia="en-US"/>
              </w:rPr>
              <w:t>9</w:t>
            </w:r>
            <w:r w:rsidR="003F764C" w:rsidRPr="00BE5E2E">
              <w:rPr>
                <w:rFonts w:cs="Times New Roman"/>
                <w:color w:val="000000"/>
                <w:kern w:val="0"/>
                <w:sz w:val="18"/>
                <w:szCs w:val="18"/>
                <w:lang w:eastAsia="en-US"/>
              </w:rPr>
              <w:t>0</w:t>
            </w:r>
          </w:p>
        </w:tc>
        <w:tc>
          <w:tcPr>
            <w:tcW w:w="990" w:type="dxa"/>
            <w:gridSpan w:val="2"/>
            <w:tcBorders>
              <w:top w:val="single" w:sz="4" w:space="0" w:color="auto"/>
              <w:left w:val="nil"/>
              <w:bottom w:val="nil"/>
              <w:right w:val="nil"/>
            </w:tcBorders>
            <w:shd w:val="clear" w:color="auto" w:fill="F7CAAC" w:themeFill="accent2" w:themeFillTint="66"/>
            <w:vAlign w:val="center"/>
            <w:hideMark/>
          </w:tcPr>
          <w:p w14:paraId="1CC448F9" w14:textId="451BF99A" w:rsidR="00160612" w:rsidRPr="00BE5E2E" w:rsidRDefault="00E92826"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w:t>
            </w:r>
            <w:r w:rsidR="00D0632C" w:rsidRPr="00BE5E2E">
              <w:rPr>
                <w:rFonts w:cs="Times New Roman"/>
                <w:color w:val="000000"/>
                <w:kern w:val="0"/>
                <w:sz w:val="18"/>
                <w:szCs w:val="18"/>
                <w:lang w:eastAsia="en-US"/>
              </w:rPr>
              <w:t>68</w:t>
            </w:r>
            <w:r w:rsidR="003E7E21" w:rsidRPr="00BE5E2E">
              <w:rPr>
                <w:rFonts w:cs="Times New Roman"/>
                <w:color w:val="000000"/>
                <w:kern w:val="0"/>
                <w:sz w:val="18"/>
                <w:szCs w:val="18"/>
                <w:lang w:eastAsia="en-US"/>
              </w:rPr>
              <w:t>1</w:t>
            </w:r>
          </w:p>
        </w:tc>
        <w:tc>
          <w:tcPr>
            <w:tcW w:w="720" w:type="dxa"/>
            <w:gridSpan w:val="2"/>
            <w:tcBorders>
              <w:top w:val="single" w:sz="4" w:space="0" w:color="auto"/>
              <w:left w:val="nil"/>
              <w:bottom w:val="nil"/>
              <w:right w:val="nil"/>
            </w:tcBorders>
            <w:shd w:val="clear" w:color="auto" w:fill="F7CAAC" w:themeFill="accent2" w:themeFillTint="66"/>
            <w:vAlign w:val="center"/>
            <w:hideMark/>
          </w:tcPr>
          <w:p w14:paraId="31303573" w14:textId="3DAA8B08" w:rsidR="00160612" w:rsidRPr="00BE5E2E" w:rsidRDefault="000A3AC1"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w:t>
            </w:r>
            <w:r w:rsidR="00F0045B" w:rsidRPr="00BE5E2E">
              <w:rPr>
                <w:rFonts w:cs="Times New Roman"/>
                <w:color w:val="000000"/>
                <w:kern w:val="0"/>
                <w:sz w:val="18"/>
                <w:szCs w:val="18"/>
                <w:lang w:eastAsia="en-US"/>
              </w:rPr>
              <w:t>698</w:t>
            </w:r>
          </w:p>
        </w:tc>
        <w:tc>
          <w:tcPr>
            <w:tcW w:w="1080" w:type="dxa"/>
            <w:gridSpan w:val="2"/>
            <w:tcBorders>
              <w:top w:val="single" w:sz="4" w:space="0" w:color="auto"/>
              <w:left w:val="nil"/>
              <w:bottom w:val="nil"/>
              <w:right w:val="single" w:sz="4" w:space="0" w:color="auto"/>
            </w:tcBorders>
            <w:shd w:val="clear" w:color="auto" w:fill="F7CAAC" w:themeFill="accent2" w:themeFillTint="66"/>
            <w:vAlign w:val="center"/>
            <w:hideMark/>
          </w:tcPr>
          <w:p w14:paraId="217F5113" w14:textId="13A9AA33" w:rsidR="00160612" w:rsidRPr="00BE5E2E" w:rsidRDefault="007653BD" w:rsidP="005A580E">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22.20</w:t>
            </w:r>
          </w:p>
        </w:tc>
        <w:tc>
          <w:tcPr>
            <w:tcW w:w="900" w:type="dxa"/>
            <w:tcBorders>
              <w:top w:val="single" w:sz="4" w:space="0" w:color="auto"/>
              <w:left w:val="nil"/>
              <w:bottom w:val="nil"/>
              <w:right w:val="nil"/>
            </w:tcBorders>
            <w:shd w:val="clear" w:color="auto" w:fill="F7CAAC" w:themeFill="accent2" w:themeFillTint="66"/>
            <w:vAlign w:val="center"/>
            <w:hideMark/>
          </w:tcPr>
          <w:p w14:paraId="2C5606A4" w14:textId="63EEA9D7" w:rsidR="00160612" w:rsidRPr="00BE5E2E" w:rsidRDefault="000D421F" w:rsidP="00E171DE">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w:t>
            </w:r>
            <w:r w:rsidR="002B2707" w:rsidRPr="00BE5E2E">
              <w:rPr>
                <w:rFonts w:cs="Times New Roman"/>
                <w:color w:val="000000"/>
                <w:kern w:val="0"/>
                <w:sz w:val="18"/>
                <w:szCs w:val="18"/>
                <w:lang w:eastAsia="en-US"/>
              </w:rPr>
              <w:t>3</w:t>
            </w:r>
            <w:r w:rsidR="0099239B" w:rsidRPr="00BE5E2E">
              <w:rPr>
                <w:rFonts w:cs="Times New Roman"/>
                <w:color w:val="000000"/>
                <w:kern w:val="0"/>
                <w:sz w:val="18"/>
                <w:szCs w:val="18"/>
                <w:lang w:eastAsia="en-US"/>
              </w:rPr>
              <w:t>10</w:t>
            </w:r>
          </w:p>
        </w:tc>
        <w:tc>
          <w:tcPr>
            <w:tcW w:w="1085" w:type="dxa"/>
            <w:tcBorders>
              <w:top w:val="single" w:sz="4" w:space="0" w:color="auto"/>
              <w:left w:val="nil"/>
              <w:bottom w:val="nil"/>
              <w:right w:val="single" w:sz="4" w:space="0" w:color="auto"/>
            </w:tcBorders>
            <w:shd w:val="clear" w:color="auto" w:fill="F7CAAC" w:themeFill="accent2" w:themeFillTint="66"/>
            <w:vAlign w:val="center"/>
            <w:hideMark/>
          </w:tcPr>
          <w:p w14:paraId="7B499904" w14:textId="2AE4FD9E" w:rsidR="00E87915" w:rsidRPr="00BE5E2E" w:rsidRDefault="008876DA"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22</w:t>
            </w:r>
            <w:r w:rsidR="004B491B" w:rsidRPr="00BE5E2E">
              <w:rPr>
                <w:rFonts w:cs="Times New Roman"/>
                <w:color w:val="000000"/>
                <w:kern w:val="0"/>
                <w:sz w:val="18"/>
                <w:szCs w:val="18"/>
                <w:lang w:eastAsia="en-US"/>
              </w:rPr>
              <w:t>.89</w:t>
            </w:r>
          </w:p>
        </w:tc>
      </w:tr>
      <w:tr w:rsidR="00160612" w:rsidRPr="00BE5E2E" w14:paraId="477661ED" w14:textId="77777777" w:rsidTr="001079B0">
        <w:trPr>
          <w:trHeight w:val="300"/>
        </w:trPr>
        <w:tc>
          <w:tcPr>
            <w:tcW w:w="2785" w:type="dxa"/>
            <w:tcBorders>
              <w:top w:val="nil"/>
              <w:left w:val="single" w:sz="4" w:space="0" w:color="auto"/>
              <w:bottom w:val="single" w:sz="8" w:space="0" w:color="auto"/>
              <w:right w:val="nil"/>
            </w:tcBorders>
            <w:vAlign w:val="center"/>
            <w:hideMark/>
          </w:tcPr>
          <w:p w14:paraId="3D655689"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d730 Relating with Strangers</w:t>
            </w:r>
          </w:p>
        </w:tc>
        <w:tc>
          <w:tcPr>
            <w:tcW w:w="990" w:type="dxa"/>
            <w:tcBorders>
              <w:top w:val="nil"/>
              <w:left w:val="single" w:sz="4" w:space="0" w:color="auto"/>
              <w:bottom w:val="nil"/>
              <w:right w:val="nil"/>
            </w:tcBorders>
            <w:vAlign w:val="center"/>
            <w:hideMark/>
          </w:tcPr>
          <w:p w14:paraId="73B595F1" w14:textId="10B74D2C" w:rsidR="00160612" w:rsidRPr="00BE5E2E" w:rsidRDefault="00FA36FC" w:rsidP="00160612">
            <w:pPr>
              <w:widowControl/>
              <w:jc w:val="right"/>
              <w:rPr>
                <w:rFonts w:cs="Times New Roman"/>
                <w:kern w:val="0"/>
                <w:sz w:val="18"/>
                <w:szCs w:val="18"/>
                <w:lang w:eastAsia="en-US"/>
              </w:rPr>
            </w:pPr>
            <w:r w:rsidRPr="00BE5E2E">
              <w:rPr>
                <w:rFonts w:cs="Times New Roman"/>
                <w:kern w:val="0"/>
                <w:sz w:val="18"/>
                <w:szCs w:val="18"/>
                <w:lang w:eastAsia="en-US"/>
              </w:rPr>
              <w:t>0.6</w:t>
            </w:r>
            <w:r w:rsidR="00A73BF7" w:rsidRPr="00BE5E2E">
              <w:rPr>
                <w:rFonts w:cs="Times New Roman"/>
                <w:kern w:val="0"/>
                <w:sz w:val="18"/>
                <w:szCs w:val="18"/>
                <w:lang w:eastAsia="en-US"/>
              </w:rPr>
              <w:t>67</w:t>
            </w:r>
          </w:p>
        </w:tc>
        <w:tc>
          <w:tcPr>
            <w:tcW w:w="990" w:type="dxa"/>
            <w:gridSpan w:val="2"/>
            <w:tcBorders>
              <w:top w:val="nil"/>
              <w:left w:val="nil"/>
              <w:bottom w:val="nil"/>
              <w:right w:val="nil"/>
            </w:tcBorders>
            <w:vAlign w:val="center"/>
            <w:hideMark/>
          </w:tcPr>
          <w:p w14:paraId="18462608" w14:textId="6609CE58" w:rsidR="00160612" w:rsidRPr="00BE5E2E" w:rsidRDefault="00745377" w:rsidP="00160612">
            <w:pPr>
              <w:widowControl/>
              <w:jc w:val="right"/>
              <w:rPr>
                <w:rFonts w:cs="Times New Roman"/>
                <w:kern w:val="0"/>
                <w:sz w:val="18"/>
                <w:szCs w:val="18"/>
                <w:lang w:eastAsia="en-US"/>
              </w:rPr>
            </w:pPr>
            <w:r w:rsidRPr="00BE5E2E">
              <w:rPr>
                <w:rFonts w:cs="Times New Roman"/>
                <w:kern w:val="0"/>
                <w:sz w:val="18"/>
                <w:szCs w:val="18"/>
                <w:lang w:eastAsia="en-US"/>
              </w:rPr>
              <w:t>0.50</w:t>
            </w:r>
            <w:r w:rsidR="008A703B" w:rsidRPr="00BE5E2E">
              <w:rPr>
                <w:rFonts w:cs="Times New Roman"/>
                <w:kern w:val="0"/>
                <w:sz w:val="18"/>
                <w:szCs w:val="18"/>
                <w:lang w:eastAsia="en-US"/>
              </w:rPr>
              <w:t>0</w:t>
            </w:r>
          </w:p>
        </w:tc>
        <w:tc>
          <w:tcPr>
            <w:tcW w:w="720" w:type="dxa"/>
            <w:gridSpan w:val="2"/>
            <w:tcBorders>
              <w:top w:val="nil"/>
              <w:left w:val="nil"/>
              <w:bottom w:val="nil"/>
              <w:right w:val="nil"/>
            </w:tcBorders>
            <w:vAlign w:val="center"/>
            <w:hideMark/>
          </w:tcPr>
          <w:p w14:paraId="562DAE89" w14:textId="0183C388" w:rsidR="00160612" w:rsidRPr="00BE5E2E" w:rsidRDefault="009331DD" w:rsidP="00160612">
            <w:pPr>
              <w:widowControl/>
              <w:jc w:val="right"/>
              <w:rPr>
                <w:rFonts w:cs="Times New Roman"/>
                <w:kern w:val="0"/>
                <w:sz w:val="18"/>
                <w:szCs w:val="18"/>
                <w:lang w:eastAsia="en-US"/>
              </w:rPr>
            </w:pPr>
            <w:r w:rsidRPr="00BE5E2E">
              <w:rPr>
                <w:rFonts w:cs="Times New Roman"/>
                <w:kern w:val="0"/>
                <w:sz w:val="18"/>
                <w:szCs w:val="18"/>
                <w:lang w:eastAsia="en-US"/>
              </w:rPr>
              <w:t>1.0</w:t>
            </w:r>
            <w:r w:rsidR="00534A3B" w:rsidRPr="00BE5E2E">
              <w:rPr>
                <w:rFonts w:cs="Times New Roman"/>
                <w:kern w:val="0"/>
                <w:sz w:val="18"/>
                <w:szCs w:val="18"/>
                <w:lang w:eastAsia="en-US"/>
              </w:rPr>
              <w:t>0</w:t>
            </w:r>
          </w:p>
        </w:tc>
        <w:tc>
          <w:tcPr>
            <w:tcW w:w="1080" w:type="dxa"/>
            <w:gridSpan w:val="2"/>
            <w:tcBorders>
              <w:top w:val="nil"/>
              <w:left w:val="nil"/>
              <w:bottom w:val="nil"/>
              <w:right w:val="single" w:sz="4" w:space="0" w:color="auto"/>
            </w:tcBorders>
            <w:vAlign w:val="center"/>
            <w:hideMark/>
          </w:tcPr>
          <w:p w14:paraId="318DAF5D" w14:textId="3C97DFA8" w:rsidR="00160612" w:rsidRPr="00BE5E2E" w:rsidRDefault="00A4310A" w:rsidP="005A580E">
            <w:pPr>
              <w:widowControl/>
              <w:jc w:val="right"/>
              <w:rPr>
                <w:rFonts w:cs="Times New Roman"/>
                <w:kern w:val="0"/>
                <w:sz w:val="18"/>
                <w:szCs w:val="18"/>
                <w:lang w:eastAsia="en-US"/>
              </w:rPr>
            </w:pPr>
            <w:r w:rsidRPr="00BE5E2E">
              <w:rPr>
                <w:rFonts w:cs="Times New Roman"/>
                <w:kern w:val="0"/>
                <w:sz w:val="18"/>
                <w:szCs w:val="18"/>
                <w:lang w:eastAsia="en-US"/>
              </w:rPr>
              <w:t>00.00</w:t>
            </w:r>
          </w:p>
        </w:tc>
        <w:tc>
          <w:tcPr>
            <w:tcW w:w="900" w:type="dxa"/>
            <w:tcBorders>
              <w:top w:val="nil"/>
              <w:left w:val="nil"/>
              <w:bottom w:val="nil"/>
              <w:right w:val="nil"/>
            </w:tcBorders>
            <w:vAlign w:val="center"/>
            <w:hideMark/>
          </w:tcPr>
          <w:p w14:paraId="238D4459" w14:textId="70541900" w:rsidR="00160612" w:rsidRPr="00BE5E2E" w:rsidRDefault="001316A7" w:rsidP="00E171DE">
            <w:pPr>
              <w:widowControl/>
              <w:jc w:val="right"/>
              <w:rPr>
                <w:rFonts w:cs="Times New Roman"/>
                <w:kern w:val="0"/>
                <w:sz w:val="18"/>
                <w:szCs w:val="18"/>
                <w:lang w:eastAsia="en-US"/>
              </w:rPr>
            </w:pPr>
            <w:r w:rsidRPr="00BE5E2E">
              <w:rPr>
                <w:rFonts w:cs="Times New Roman"/>
                <w:kern w:val="0"/>
                <w:sz w:val="18"/>
                <w:szCs w:val="18"/>
                <w:lang w:eastAsia="en-US"/>
              </w:rPr>
              <w:t>0.</w:t>
            </w:r>
            <w:r w:rsidR="00E55A8A" w:rsidRPr="00BE5E2E">
              <w:rPr>
                <w:rFonts w:cs="Times New Roman"/>
                <w:kern w:val="0"/>
                <w:sz w:val="18"/>
                <w:szCs w:val="18"/>
                <w:lang w:eastAsia="en-US"/>
              </w:rPr>
              <w:t>0</w:t>
            </w:r>
            <w:r w:rsidR="0099239B" w:rsidRPr="00BE5E2E">
              <w:rPr>
                <w:rFonts w:cs="Times New Roman"/>
                <w:kern w:val="0"/>
                <w:sz w:val="18"/>
                <w:szCs w:val="18"/>
                <w:lang w:eastAsia="en-US"/>
              </w:rPr>
              <w:t>00</w:t>
            </w:r>
          </w:p>
        </w:tc>
        <w:tc>
          <w:tcPr>
            <w:tcW w:w="1085" w:type="dxa"/>
            <w:tcBorders>
              <w:top w:val="nil"/>
              <w:left w:val="nil"/>
              <w:bottom w:val="nil"/>
              <w:right w:val="single" w:sz="4" w:space="0" w:color="auto"/>
            </w:tcBorders>
            <w:vAlign w:val="center"/>
            <w:hideMark/>
          </w:tcPr>
          <w:p w14:paraId="7D83E1B2" w14:textId="3420A40C" w:rsidR="00160612" w:rsidRPr="00BE5E2E" w:rsidRDefault="00115266"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 xml:space="preserve">   00.34</w:t>
            </w:r>
          </w:p>
        </w:tc>
      </w:tr>
      <w:tr w:rsidR="00160612" w:rsidRPr="00BE5E2E" w14:paraId="3435CFCD" w14:textId="77777777" w:rsidTr="001079B0">
        <w:trPr>
          <w:trHeight w:val="300"/>
        </w:trPr>
        <w:tc>
          <w:tcPr>
            <w:tcW w:w="2785" w:type="dxa"/>
            <w:tcBorders>
              <w:top w:val="nil"/>
              <w:left w:val="single" w:sz="4" w:space="0" w:color="auto"/>
              <w:bottom w:val="single" w:sz="8" w:space="0" w:color="auto"/>
              <w:right w:val="nil"/>
            </w:tcBorders>
            <w:shd w:val="clear" w:color="auto" w:fill="F7CAAC" w:themeFill="accent2" w:themeFillTint="66"/>
            <w:vAlign w:val="center"/>
            <w:hideMark/>
          </w:tcPr>
          <w:p w14:paraId="2397891B"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d740 Formal Relationships</w:t>
            </w:r>
          </w:p>
        </w:tc>
        <w:tc>
          <w:tcPr>
            <w:tcW w:w="990" w:type="dxa"/>
            <w:tcBorders>
              <w:top w:val="nil"/>
              <w:left w:val="single" w:sz="4" w:space="0" w:color="auto"/>
              <w:bottom w:val="nil"/>
              <w:right w:val="nil"/>
            </w:tcBorders>
            <w:shd w:val="clear" w:color="auto" w:fill="F7CAAC" w:themeFill="accent2" w:themeFillTint="66"/>
            <w:vAlign w:val="center"/>
            <w:hideMark/>
          </w:tcPr>
          <w:p w14:paraId="077399A5" w14:textId="37818349" w:rsidR="00160612" w:rsidRPr="00BE5E2E" w:rsidRDefault="00160612" w:rsidP="00160612">
            <w:pPr>
              <w:widowControl/>
              <w:jc w:val="right"/>
              <w:rPr>
                <w:rFonts w:cs="Times New Roman"/>
                <w:kern w:val="0"/>
                <w:sz w:val="18"/>
                <w:szCs w:val="18"/>
                <w:lang w:eastAsia="en-US"/>
              </w:rPr>
            </w:pPr>
            <w:r w:rsidRPr="00BE5E2E">
              <w:rPr>
                <w:rFonts w:cs="Times New Roman"/>
                <w:kern w:val="0"/>
                <w:sz w:val="18"/>
                <w:szCs w:val="18"/>
                <w:lang w:eastAsia="en-US"/>
              </w:rPr>
              <w:t>0.</w:t>
            </w:r>
            <w:r w:rsidR="006C45DA" w:rsidRPr="00BE5E2E">
              <w:rPr>
                <w:rFonts w:cs="Times New Roman"/>
                <w:kern w:val="0"/>
                <w:sz w:val="18"/>
                <w:szCs w:val="18"/>
                <w:lang w:eastAsia="en-US"/>
              </w:rPr>
              <w:t>696</w:t>
            </w:r>
          </w:p>
        </w:tc>
        <w:tc>
          <w:tcPr>
            <w:tcW w:w="990" w:type="dxa"/>
            <w:gridSpan w:val="2"/>
            <w:tcBorders>
              <w:top w:val="nil"/>
              <w:left w:val="nil"/>
              <w:bottom w:val="nil"/>
              <w:right w:val="nil"/>
            </w:tcBorders>
            <w:shd w:val="clear" w:color="auto" w:fill="F7CAAC" w:themeFill="accent2" w:themeFillTint="66"/>
            <w:vAlign w:val="center"/>
            <w:hideMark/>
          </w:tcPr>
          <w:p w14:paraId="78D9F155" w14:textId="213DF5B0" w:rsidR="00160612" w:rsidRPr="00BE5E2E" w:rsidRDefault="008756D4" w:rsidP="00160612">
            <w:pPr>
              <w:widowControl/>
              <w:jc w:val="right"/>
              <w:rPr>
                <w:rFonts w:cs="Times New Roman"/>
                <w:kern w:val="0"/>
                <w:sz w:val="18"/>
                <w:szCs w:val="18"/>
                <w:lang w:eastAsia="en-US"/>
              </w:rPr>
            </w:pPr>
            <w:r w:rsidRPr="00BE5E2E">
              <w:rPr>
                <w:rFonts w:cs="Times New Roman"/>
                <w:kern w:val="0"/>
                <w:sz w:val="18"/>
                <w:szCs w:val="18"/>
                <w:lang w:eastAsia="en-US"/>
              </w:rPr>
              <w:t>0.69</w:t>
            </w:r>
            <w:r w:rsidR="008A703B" w:rsidRPr="00BE5E2E">
              <w:rPr>
                <w:rFonts w:cs="Times New Roman"/>
                <w:kern w:val="0"/>
                <w:sz w:val="18"/>
                <w:szCs w:val="18"/>
                <w:lang w:eastAsia="en-US"/>
              </w:rPr>
              <w:t>2</w:t>
            </w:r>
          </w:p>
        </w:tc>
        <w:tc>
          <w:tcPr>
            <w:tcW w:w="720" w:type="dxa"/>
            <w:gridSpan w:val="2"/>
            <w:tcBorders>
              <w:top w:val="nil"/>
              <w:left w:val="nil"/>
              <w:bottom w:val="nil"/>
              <w:right w:val="nil"/>
            </w:tcBorders>
            <w:shd w:val="clear" w:color="auto" w:fill="F7CAAC" w:themeFill="accent2" w:themeFillTint="66"/>
            <w:vAlign w:val="center"/>
            <w:hideMark/>
          </w:tcPr>
          <w:p w14:paraId="5C0C3207" w14:textId="2B3F26FE" w:rsidR="00160612" w:rsidRPr="00BE5E2E" w:rsidRDefault="0073293A" w:rsidP="00160612">
            <w:pPr>
              <w:widowControl/>
              <w:jc w:val="right"/>
              <w:rPr>
                <w:rFonts w:cs="Times New Roman"/>
                <w:kern w:val="0"/>
                <w:sz w:val="18"/>
                <w:szCs w:val="18"/>
                <w:lang w:eastAsia="en-US"/>
              </w:rPr>
            </w:pPr>
            <w:r w:rsidRPr="00BE5E2E">
              <w:rPr>
                <w:rFonts w:cs="Times New Roman"/>
                <w:kern w:val="0"/>
                <w:sz w:val="18"/>
                <w:szCs w:val="18"/>
                <w:lang w:eastAsia="en-US"/>
              </w:rPr>
              <w:t>0.70</w:t>
            </w:r>
            <w:r w:rsidR="00D825B6" w:rsidRPr="00BE5E2E">
              <w:rPr>
                <w:rFonts w:cs="Times New Roman"/>
                <w:kern w:val="0"/>
                <w:sz w:val="18"/>
                <w:szCs w:val="18"/>
                <w:lang w:eastAsia="en-US"/>
              </w:rPr>
              <w:t>0</w:t>
            </w:r>
          </w:p>
        </w:tc>
        <w:tc>
          <w:tcPr>
            <w:tcW w:w="1080" w:type="dxa"/>
            <w:gridSpan w:val="2"/>
            <w:tcBorders>
              <w:top w:val="nil"/>
              <w:left w:val="nil"/>
              <w:bottom w:val="nil"/>
              <w:right w:val="single" w:sz="4" w:space="0" w:color="auto"/>
            </w:tcBorders>
            <w:shd w:val="clear" w:color="auto" w:fill="F7CAAC" w:themeFill="accent2" w:themeFillTint="66"/>
            <w:vAlign w:val="center"/>
            <w:hideMark/>
          </w:tcPr>
          <w:p w14:paraId="5AE822F6" w14:textId="5DB4743D" w:rsidR="00160612" w:rsidRPr="00BE5E2E" w:rsidRDefault="009923EA" w:rsidP="005A580E">
            <w:pPr>
              <w:widowControl/>
              <w:jc w:val="right"/>
              <w:rPr>
                <w:rFonts w:cs="Times New Roman"/>
                <w:kern w:val="0"/>
                <w:sz w:val="18"/>
                <w:szCs w:val="18"/>
                <w:lang w:eastAsia="en-US"/>
              </w:rPr>
            </w:pPr>
            <w:r w:rsidRPr="00BE5E2E">
              <w:rPr>
                <w:rFonts w:cs="Times New Roman"/>
                <w:kern w:val="0"/>
                <w:sz w:val="18"/>
                <w:szCs w:val="18"/>
                <w:lang w:eastAsia="en-US"/>
              </w:rPr>
              <w:t>16.47</w:t>
            </w:r>
          </w:p>
        </w:tc>
        <w:tc>
          <w:tcPr>
            <w:tcW w:w="900" w:type="dxa"/>
            <w:tcBorders>
              <w:top w:val="nil"/>
              <w:left w:val="nil"/>
              <w:bottom w:val="nil"/>
              <w:right w:val="nil"/>
            </w:tcBorders>
            <w:shd w:val="clear" w:color="auto" w:fill="F7CAAC" w:themeFill="accent2" w:themeFillTint="66"/>
            <w:vAlign w:val="center"/>
            <w:hideMark/>
          </w:tcPr>
          <w:p w14:paraId="16923134" w14:textId="4CF2086F" w:rsidR="00160612" w:rsidRPr="00BE5E2E" w:rsidRDefault="00160612" w:rsidP="00E171DE">
            <w:pPr>
              <w:widowControl/>
              <w:jc w:val="right"/>
              <w:rPr>
                <w:rFonts w:cs="Times New Roman"/>
                <w:kern w:val="0"/>
                <w:sz w:val="18"/>
                <w:szCs w:val="18"/>
                <w:lang w:eastAsia="en-US"/>
              </w:rPr>
            </w:pPr>
            <w:r w:rsidRPr="00BE5E2E">
              <w:rPr>
                <w:rFonts w:cs="Times New Roman"/>
                <w:kern w:val="0"/>
                <w:sz w:val="18"/>
                <w:szCs w:val="18"/>
                <w:lang w:eastAsia="en-US"/>
              </w:rPr>
              <w:t>0.</w:t>
            </w:r>
            <w:r w:rsidR="008B205D" w:rsidRPr="00BE5E2E">
              <w:rPr>
                <w:rFonts w:cs="Times New Roman"/>
                <w:kern w:val="0"/>
                <w:sz w:val="18"/>
                <w:szCs w:val="18"/>
                <w:lang w:eastAsia="en-US"/>
              </w:rPr>
              <w:t>2</w:t>
            </w:r>
            <w:r w:rsidR="007203E5" w:rsidRPr="00BE5E2E">
              <w:rPr>
                <w:rFonts w:cs="Times New Roman"/>
                <w:kern w:val="0"/>
                <w:sz w:val="18"/>
                <w:szCs w:val="18"/>
                <w:lang w:eastAsia="en-US"/>
              </w:rPr>
              <w:t>8</w:t>
            </w:r>
            <w:r w:rsidR="003325C4" w:rsidRPr="00BE5E2E">
              <w:rPr>
                <w:rFonts w:cs="Times New Roman"/>
                <w:kern w:val="0"/>
                <w:sz w:val="18"/>
                <w:szCs w:val="18"/>
                <w:lang w:eastAsia="en-US"/>
              </w:rPr>
              <w:t>9</w:t>
            </w:r>
          </w:p>
        </w:tc>
        <w:tc>
          <w:tcPr>
            <w:tcW w:w="1085" w:type="dxa"/>
            <w:tcBorders>
              <w:top w:val="nil"/>
              <w:left w:val="nil"/>
              <w:bottom w:val="nil"/>
              <w:right w:val="single" w:sz="4" w:space="0" w:color="auto"/>
            </w:tcBorders>
            <w:shd w:val="clear" w:color="auto" w:fill="F7CAAC" w:themeFill="accent2" w:themeFillTint="66"/>
            <w:vAlign w:val="center"/>
            <w:hideMark/>
          </w:tcPr>
          <w:p w14:paraId="017658B5" w14:textId="776814DA" w:rsidR="000943C7" w:rsidRPr="00BE5E2E" w:rsidRDefault="003108AC"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 xml:space="preserve">   17.32</w:t>
            </w:r>
          </w:p>
        </w:tc>
      </w:tr>
      <w:tr w:rsidR="00160612" w:rsidRPr="00BE5E2E" w14:paraId="50967E02" w14:textId="77777777" w:rsidTr="001079B0">
        <w:trPr>
          <w:trHeight w:val="367"/>
        </w:trPr>
        <w:tc>
          <w:tcPr>
            <w:tcW w:w="2785" w:type="dxa"/>
            <w:tcBorders>
              <w:top w:val="nil"/>
              <w:left w:val="single" w:sz="4" w:space="0" w:color="auto"/>
              <w:bottom w:val="single" w:sz="8" w:space="0" w:color="auto"/>
              <w:right w:val="nil"/>
            </w:tcBorders>
            <w:vAlign w:val="center"/>
            <w:hideMark/>
          </w:tcPr>
          <w:p w14:paraId="0F71C039"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d7400 Relating with Persons in Authority</w:t>
            </w:r>
          </w:p>
        </w:tc>
        <w:tc>
          <w:tcPr>
            <w:tcW w:w="990" w:type="dxa"/>
            <w:tcBorders>
              <w:top w:val="nil"/>
              <w:left w:val="single" w:sz="4" w:space="0" w:color="auto"/>
              <w:bottom w:val="nil"/>
              <w:right w:val="nil"/>
            </w:tcBorders>
            <w:vAlign w:val="center"/>
            <w:hideMark/>
          </w:tcPr>
          <w:p w14:paraId="19E7F408" w14:textId="3B5D78A7" w:rsidR="00160612" w:rsidRPr="00BE5E2E" w:rsidRDefault="002E090C" w:rsidP="00160612">
            <w:pPr>
              <w:widowControl/>
              <w:jc w:val="right"/>
              <w:rPr>
                <w:rFonts w:cs="Times New Roman"/>
                <w:kern w:val="0"/>
                <w:sz w:val="18"/>
                <w:szCs w:val="18"/>
                <w:lang w:eastAsia="en-US"/>
              </w:rPr>
            </w:pPr>
            <w:r w:rsidRPr="00BE5E2E">
              <w:rPr>
                <w:rFonts w:cs="Times New Roman"/>
                <w:kern w:val="0"/>
                <w:sz w:val="18"/>
                <w:szCs w:val="18"/>
                <w:lang w:eastAsia="en-US"/>
              </w:rPr>
              <w:t>0.11</w:t>
            </w:r>
            <w:r w:rsidR="00D605A5" w:rsidRPr="00BE5E2E">
              <w:rPr>
                <w:rFonts w:cs="Times New Roman"/>
                <w:kern w:val="0"/>
                <w:sz w:val="18"/>
                <w:szCs w:val="18"/>
                <w:lang w:eastAsia="en-US"/>
              </w:rPr>
              <w:t>1</w:t>
            </w:r>
          </w:p>
        </w:tc>
        <w:tc>
          <w:tcPr>
            <w:tcW w:w="990" w:type="dxa"/>
            <w:gridSpan w:val="2"/>
            <w:tcBorders>
              <w:top w:val="nil"/>
              <w:left w:val="nil"/>
              <w:bottom w:val="nil"/>
              <w:right w:val="nil"/>
            </w:tcBorders>
            <w:vAlign w:val="center"/>
            <w:hideMark/>
          </w:tcPr>
          <w:p w14:paraId="7289A444" w14:textId="50F43F9F" w:rsidR="00160612" w:rsidRPr="00BE5E2E" w:rsidRDefault="00D46435" w:rsidP="00160612">
            <w:pPr>
              <w:widowControl/>
              <w:jc w:val="right"/>
              <w:rPr>
                <w:rFonts w:cs="Times New Roman"/>
                <w:kern w:val="0"/>
                <w:sz w:val="18"/>
                <w:szCs w:val="18"/>
                <w:lang w:eastAsia="en-US"/>
              </w:rPr>
            </w:pPr>
            <w:r w:rsidRPr="00BE5E2E">
              <w:rPr>
                <w:rFonts w:cs="Times New Roman"/>
                <w:kern w:val="0"/>
                <w:sz w:val="18"/>
                <w:szCs w:val="18"/>
                <w:lang w:eastAsia="en-US"/>
              </w:rPr>
              <w:t>0.0</w:t>
            </w:r>
            <w:r w:rsidR="00DE35F0" w:rsidRPr="00BE5E2E">
              <w:rPr>
                <w:rFonts w:cs="Times New Roman"/>
                <w:kern w:val="0"/>
                <w:sz w:val="18"/>
                <w:szCs w:val="18"/>
                <w:lang w:eastAsia="en-US"/>
              </w:rPr>
              <w:t>67</w:t>
            </w:r>
          </w:p>
        </w:tc>
        <w:tc>
          <w:tcPr>
            <w:tcW w:w="720" w:type="dxa"/>
            <w:gridSpan w:val="2"/>
            <w:tcBorders>
              <w:top w:val="nil"/>
              <w:left w:val="nil"/>
              <w:bottom w:val="nil"/>
              <w:right w:val="nil"/>
            </w:tcBorders>
            <w:vAlign w:val="center"/>
            <w:hideMark/>
          </w:tcPr>
          <w:p w14:paraId="256FC698" w14:textId="27E5EB14" w:rsidR="00160612" w:rsidRPr="00BE5E2E" w:rsidRDefault="00E5742D" w:rsidP="00160612">
            <w:pPr>
              <w:widowControl/>
              <w:jc w:val="right"/>
              <w:rPr>
                <w:rFonts w:cs="Times New Roman"/>
                <w:kern w:val="0"/>
                <w:sz w:val="18"/>
                <w:szCs w:val="18"/>
                <w:lang w:eastAsia="en-US"/>
              </w:rPr>
            </w:pPr>
            <w:r w:rsidRPr="00BE5E2E">
              <w:rPr>
                <w:rFonts w:cs="Times New Roman"/>
                <w:kern w:val="0"/>
                <w:sz w:val="18"/>
                <w:szCs w:val="18"/>
                <w:lang w:eastAsia="en-US"/>
              </w:rPr>
              <w:t>0.33</w:t>
            </w:r>
            <w:r w:rsidR="00D825B6" w:rsidRPr="00BE5E2E">
              <w:rPr>
                <w:rFonts w:cs="Times New Roman"/>
                <w:kern w:val="0"/>
                <w:sz w:val="18"/>
                <w:szCs w:val="18"/>
                <w:lang w:eastAsia="en-US"/>
              </w:rPr>
              <w:t>3</w:t>
            </w:r>
          </w:p>
        </w:tc>
        <w:tc>
          <w:tcPr>
            <w:tcW w:w="1080" w:type="dxa"/>
            <w:gridSpan w:val="2"/>
            <w:tcBorders>
              <w:top w:val="nil"/>
              <w:left w:val="nil"/>
              <w:bottom w:val="nil"/>
              <w:right w:val="single" w:sz="4" w:space="0" w:color="auto"/>
            </w:tcBorders>
            <w:vAlign w:val="center"/>
            <w:hideMark/>
          </w:tcPr>
          <w:p w14:paraId="4C227715" w14:textId="296BFD82" w:rsidR="00160612" w:rsidRPr="00BE5E2E" w:rsidRDefault="00A4310A" w:rsidP="005A580E">
            <w:pPr>
              <w:widowControl/>
              <w:jc w:val="right"/>
              <w:rPr>
                <w:rFonts w:cs="Times New Roman"/>
                <w:kern w:val="0"/>
                <w:sz w:val="18"/>
                <w:szCs w:val="18"/>
                <w:lang w:eastAsia="en-US"/>
              </w:rPr>
            </w:pPr>
            <w:r w:rsidRPr="00BE5E2E">
              <w:rPr>
                <w:rFonts w:cs="Times New Roman"/>
                <w:kern w:val="0"/>
                <w:sz w:val="18"/>
                <w:szCs w:val="18"/>
                <w:lang w:eastAsia="en-US"/>
              </w:rPr>
              <w:t>0</w:t>
            </w:r>
            <w:r w:rsidR="00774F23" w:rsidRPr="00BE5E2E">
              <w:rPr>
                <w:rFonts w:cs="Times New Roman"/>
                <w:kern w:val="0"/>
                <w:sz w:val="18"/>
                <w:szCs w:val="18"/>
                <w:lang w:eastAsia="en-US"/>
              </w:rPr>
              <w:t>0.</w:t>
            </w:r>
            <w:r w:rsidR="0047074A" w:rsidRPr="00BE5E2E">
              <w:rPr>
                <w:rFonts w:cs="Times New Roman"/>
                <w:kern w:val="0"/>
                <w:sz w:val="18"/>
                <w:szCs w:val="18"/>
                <w:lang w:eastAsia="en-US"/>
              </w:rPr>
              <w:t>26</w:t>
            </w:r>
          </w:p>
        </w:tc>
        <w:tc>
          <w:tcPr>
            <w:tcW w:w="900" w:type="dxa"/>
            <w:tcBorders>
              <w:top w:val="nil"/>
              <w:left w:val="nil"/>
              <w:bottom w:val="nil"/>
              <w:right w:val="nil"/>
            </w:tcBorders>
            <w:vAlign w:val="center"/>
            <w:hideMark/>
          </w:tcPr>
          <w:p w14:paraId="613F2D81" w14:textId="615E08E1" w:rsidR="00160612" w:rsidRPr="00BE5E2E" w:rsidRDefault="00D0412E" w:rsidP="00E171DE">
            <w:pPr>
              <w:widowControl/>
              <w:jc w:val="right"/>
              <w:rPr>
                <w:rFonts w:cs="Times New Roman"/>
                <w:kern w:val="0"/>
                <w:sz w:val="18"/>
                <w:szCs w:val="18"/>
                <w:lang w:eastAsia="en-US"/>
              </w:rPr>
            </w:pPr>
            <w:r w:rsidRPr="00BE5E2E">
              <w:rPr>
                <w:rFonts w:cs="Times New Roman"/>
                <w:kern w:val="0"/>
                <w:sz w:val="18"/>
                <w:szCs w:val="18"/>
                <w:lang w:eastAsia="en-US"/>
              </w:rPr>
              <w:t>0.</w:t>
            </w:r>
            <w:r w:rsidR="009422D2" w:rsidRPr="00BE5E2E">
              <w:rPr>
                <w:rFonts w:cs="Times New Roman"/>
                <w:kern w:val="0"/>
                <w:sz w:val="18"/>
                <w:szCs w:val="18"/>
                <w:lang w:eastAsia="en-US"/>
              </w:rPr>
              <w:t>25</w:t>
            </w:r>
            <w:r w:rsidR="000E59AE" w:rsidRPr="00BE5E2E">
              <w:rPr>
                <w:rFonts w:cs="Times New Roman"/>
                <w:kern w:val="0"/>
                <w:sz w:val="18"/>
                <w:szCs w:val="18"/>
                <w:lang w:eastAsia="en-US"/>
              </w:rPr>
              <w:t>0</w:t>
            </w:r>
          </w:p>
        </w:tc>
        <w:tc>
          <w:tcPr>
            <w:tcW w:w="1085" w:type="dxa"/>
            <w:tcBorders>
              <w:top w:val="nil"/>
              <w:left w:val="nil"/>
              <w:bottom w:val="nil"/>
              <w:right w:val="single" w:sz="4" w:space="0" w:color="auto"/>
            </w:tcBorders>
            <w:vAlign w:val="center"/>
            <w:hideMark/>
          </w:tcPr>
          <w:p w14:paraId="4FC195A3" w14:textId="24BF7B74" w:rsidR="00160612" w:rsidRPr="00BE5E2E" w:rsidRDefault="006B3DCD"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00.30</w:t>
            </w:r>
          </w:p>
        </w:tc>
      </w:tr>
      <w:tr w:rsidR="00160612" w:rsidRPr="00BE5E2E" w14:paraId="459F07FE" w14:textId="77777777" w:rsidTr="001079B0">
        <w:trPr>
          <w:trHeight w:val="300"/>
        </w:trPr>
        <w:tc>
          <w:tcPr>
            <w:tcW w:w="2785" w:type="dxa"/>
            <w:tcBorders>
              <w:top w:val="nil"/>
              <w:left w:val="single" w:sz="4" w:space="0" w:color="auto"/>
              <w:bottom w:val="single" w:sz="8" w:space="0" w:color="auto"/>
              <w:right w:val="nil"/>
            </w:tcBorders>
            <w:shd w:val="clear" w:color="auto" w:fill="F7CAAC" w:themeFill="accent2" w:themeFillTint="66"/>
            <w:vAlign w:val="center"/>
            <w:hideMark/>
          </w:tcPr>
          <w:p w14:paraId="386CECDE"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d750 Informal Social Relationships</w:t>
            </w:r>
          </w:p>
        </w:tc>
        <w:tc>
          <w:tcPr>
            <w:tcW w:w="990" w:type="dxa"/>
            <w:tcBorders>
              <w:top w:val="nil"/>
              <w:left w:val="single" w:sz="4" w:space="0" w:color="auto"/>
              <w:bottom w:val="nil"/>
              <w:right w:val="nil"/>
            </w:tcBorders>
            <w:shd w:val="clear" w:color="auto" w:fill="F7CAAC" w:themeFill="accent2" w:themeFillTint="66"/>
            <w:vAlign w:val="center"/>
            <w:hideMark/>
          </w:tcPr>
          <w:p w14:paraId="45C7C7D5" w14:textId="7B88EA75" w:rsidR="00160612" w:rsidRPr="00BE5E2E" w:rsidRDefault="00160612" w:rsidP="00160612">
            <w:pPr>
              <w:widowControl/>
              <w:jc w:val="right"/>
              <w:rPr>
                <w:rFonts w:cs="Times New Roman"/>
                <w:kern w:val="0"/>
                <w:sz w:val="18"/>
                <w:szCs w:val="18"/>
                <w:lang w:eastAsia="en-US"/>
              </w:rPr>
            </w:pPr>
            <w:r w:rsidRPr="00BE5E2E">
              <w:rPr>
                <w:rFonts w:cs="Times New Roman"/>
                <w:kern w:val="0"/>
                <w:sz w:val="18"/>
                <w:szCs w:val="18"/>
                <w:lang w:eastAsia="en-US"/>
              </w:rPr>
              <w:t>0.</w:t>
            </w:r>
            <w:r w:rsidR="004267F4" w:rsidRPr="00BE5E2E">
              <w:rPr>
                <w:rFonts w:cs="Times New Roman"/>
                <w:kern w:val="0"/>
                <w:sz w:val="18"/>
                <w:szCs w:val="18"/>
                <w:lang w:eastAsia="en-US"/>
              </w:rPr>
              <w:t>70</w:t>
            </w:r>
            <w:r w:rsidR="00795AB7" w:rsidRPr="00BE5E2E">
              <w:rPr>
                <w:rFonts w:cs="Times New Roman"/>
                <w:kern w:val="0"/>
                <w:sz w:val="18"/>
                <w:szCs w:val="18"/>
                <w:lang w:eastAsia="en-US"/>
              </w:rPr>
              <w:t>2</w:t>
            </w:r>
          </w:p>
        </w:tc>
        <w:tc>
          <w:tcPr>
            <w:tcW w:w="990" w:type="dxa"/>
            <w:gridSpan w:val="2"/>
            <w:tcBorders>
              <w:top w:val="nil"/>
              <w:left w:val="nil"/>
              <w:bottom w:val="nil"/>
              <w:right w:val="nil"/>
            </w:tcBorders>
            <w:shd w:val="clear" w:color="auto" w:fill="F7CAAC" w:themeFill="accent2" w:themeFillTint="66"/>
            <w:vAlign w:val="center"/>
            <w:hideMark/>
          </w:tcPr>
          <w:p w14:paraId="1C49FF49" w14:textId="43014D63" w:rsidR="00160612" w:rsidRPr="00BE5E2E" w:rsidRDefault="00E65472" w:rsidP="00160612">
            <w:pPr>
              <w:widowControl/>
              <w:jc w:val="right"/>
              <w:rPr>
                <w:rFonts w:cs="Times New Roman"/>
                <w:kern w:val="0"/>
                <w:sz w:val="18"/>
                <w:szCs w:val="18"/>
                <w:lang w:eastAsia="en-US"/>
              </w:rPr>
            </w:pPr>
            <w:r w:rsidRPr="00BE5E2E">
              <w:rPr>
                <w:rFonts w:cs="Times New Roman"/>
                <w:kern w:val="0"/>
                <w:sz w:val="18"/>
                <w:szCs w:val="18"/>
                <w:lang w:eastAsia="en-US"/>
              </w:rPr>
              <w:t>0.66</w:t>
            </w:r>
            <w:r w:rsidR="0038545B" w:rsidRPr="00BE5E2E">
              <w:rPr>
                <w:rFonts w:cs="Times New Roman"/>
                <w:kern w:val="0"/>
                <w:sz w:val="18"/>
                <w:szCs w:val="18"/>
                <w:lang w:eastAsia="en-US"/>
              </w:rPr>
              <w:t>4</w:t>
            </w:r>
          </w:p>
        </w:tc>
        <w:tc>
          <w:tcPr>
            <w:tcW w:w="720" w:type="dxa"/>
            <w:gridSpan w:val="2"/>
            <w:tcBorders>
              <w:top w:val="nil"/>
              <w:left w:val="nil"/>
              <w:bottom w:val="nil"/>
              <w:right w:val="nil"/>
            </w:tcBorders>
            <w:shd w:val="clear" w:color="auto" w:fill="F7CAAC" w:themeFill="accent2" w:themeFillTint="66"/>
            <w:vAlign w:val="center"/>
            <w:hideMark/>
          </w:tcPr>
          <w:p w14:paraId="5DD3633E" w14:textId="61435E96" w:rsidR="00160612" w:rsidRPr="00BE5E2E" w:rsidRDefault="00BD0198" w:rsidP="00160612">
            <w:pPr>
              <w:widowControl/>
              <w:jc w:val="right"/>
              <w:rPr>
                <w:rFonts w:cs="Times New Roman"/>
                <w:kern w:val="0"/>
                <w:sz w:val="18"/>
                <w:szCs w:val="18"/>
                <w:lang w:eastAsia="en-US"/>
              </w:rPr>
            </w:pPr>
            <w:r w:rsidRPr="00BE5E2E">
              <w:rPr>
                <w:rFonts w:cs="Times New Roman"/>
                <w:kern w:val="0"/>
                <w:sz w:val="18"/>
                <w:szCs w:val="18"/>
                <w:lang w:eastAsia="en-US"/>
              </w:rPr>
              <w:t>0.7</w:t>
            </w:r>
            <w:r w:rsidR="009D1A03" w:rsidRPr="00BE5E2E">
              <w:rPr>
                <w:rFonts w:cs="Times New Roman"/>
                <w:kern w:val="0"/>
                <w:sz w:val="18"/>
                <w:szCs w:val="18"/>
                <w:lang w:eastAsia="en-US"/>
              </w:rPr>
              <w:t>44</w:t>
            </w:r>
          </w:p>
        </w:tc>
        <w:tc>
          <w:tcPr>
            <w:tcW w:w="1080" w:type="dxa"/>
            <w:gridSpan w:val="2"/>
            <w:tcBorders>
              <w:top w:val="nil"/>
              <w:left w:val="nil"/>
              <w:bottom w:val="nil"/>
              <w:right w:val="single" w:sz="4" w:space="0" w:color="auto"/>
            </w:tcBorders>
            <w:shd w:val="clear" w:color="auto" w:fill="F7CAAC" w:themeFill="accent2" w:themeFillTint="66"/>
            <w:vAlign w:val="center"/>
            <w:hideMark/>
          </w:tcPr>
          <w:p w14:paraId="1193258E" w14:textId="07437084" w:rsidR="00160612" w:rsidRPr="00BE5E2E" w:rsidRDefault="0019069C" w:rsidP="005A580E">
            <w:pPr>
              <w:widowControl/>
              <w:jc w:val="right"/>
              <w:rPr>
                <w:rFonts w:cs="Times New Roman"/>
                <w:kern w:val="0"/>
                <w:sz w:val="18"/>
                <w:szCs w:val="18"/>
                <w:lang w:eastAsia="en-US"/>
              </w:rPr>
            </w:pPr>
            <w:r w:rsidRPr="00BE5E2E">
              <w:rPr>
                <w:rFonts w:cs="Times New Roman"/>
                <w:kern w:val="0"/>
                <w:sz w:val="18"/>
                <w:szCs w:val="18"/>
                <w:lang w:eastAsia="en-US"/>
              </w:rPr>
              <w:t>14.98</w:t>
            </w:r>
          </w:p>
        </w:tc>
        <w:tc>
          <w:tcPr>
            <w:tcW w:w="900" w:type="dxa"/>
            <w:tcBorders>
              <w:top w:val="nil"/>
              <w:left w:val="nil"/>
              <w:bottom w:val="nil"/>
              <w:right w:val="nil"/>
            </w:tcBorders>
            <w:shd w:val="clear" w:color="auto" w:fill="F7CAAC" w:themeFill="accent2" w:themeFillTint="66"/>
            <w:vAlign w:val="center"/>
            <w:hideMark/>
          </w:tcPr>
          <w:p w14:paraId="55147EDE" w14:textId="5E8CCCF0" w:rsidR="00160612" w:rsidRPr="00BE5E2E" w:rsidRDefault="005C542F" w:rsidP="00E171DE">
            <w:pPr>
              <w:widowControl/>
              <w:jc w:val="right"/>
              <w:rPr>
                <w:rFonts w:cs="Times New Roman"/>
                <w:kern w:val="0"/>
                <w:sz w:val="18"/>
                <w:szCs w:val="18"/>
                <w:lang w:eastAsia="en-US"/>
              </w:rPr>
            </w:pPr>
            <w:r w:rsidRPr="00BE5E2E">
              <w:rPr>
                <w:rFonts w:cs="Times New Roman"/>
                <w:kern w:val="0"/>
                <w:sz w:val="18"/>
                <w:szCs w:val="18"/>
                <w:lang w:eastAsia="en-US"/>
              </w:rPr>
              <w:t>0.</w:t>
            </w:r>
            <w:r w:rsidR="000068ED" w:rsidRPr="00BE5E2E">
              <w:rPr>
                <w:rFonts w:cs="Times New Roman"/>
                <w:kern w:val="0"/>
                <w:sz w:val="18"/>
                <w:szCs w:val="18"/>
                <w:lang w:eastAsia="en-US"/>
              </w:rPr>
              <w:t>4</w:t>
            </w:r>
            <w:r w:rsidR="000C58DC" w:rsidRPr="00BE5E2E">
              <w:rPr>
                <w:rFonts w:cs="Times New Roman"/>
                <w:kern w:val="0"/>
                <w:sz w:val="18"/>
                <w:szCs w:val="18"/>
                <w:lang w:eastAsia="en-US"/>
              </w:rPr>
              <w:t>3</w:t>
            </w:r>
            <w:r w:rsidR="000305F5" w:rsidRPr="00BE5E2E">
              <w:rPr>
                <w:rFonts w:cs="Times New Roman"/>
                <w:kern w:val="0"/>
                <w:sz w:val="18"/>
                <w:szCs w:val="18"/>
                <w:lang w:eastAsia="en-US"/>
              </w:rPr>
              <w:t>0</w:t>
            </w:r>
          </w:p>
        </w:tc>
        <w:tc>
          <w:tcPr>
            <w:tcW w:w="1085" w:type="dxa"/>
            <w:tcBorders>
              <w:top w:val="nil"/>
              <w:left w:val="nil"/>
              <w:bottom w:val="nil"/>
              <w:right w:val="single" w:sz="4" w:space="0" w:color="auto"/>
            </w:tcBorders>
            <w:shd w:val="clear" w:color="auto" w:fill="F7CAAC" w:themeFill="accent2" w:themeFillTint="66"/>
            <w:vAlign w:val="center"/>
            <w:hideMark/>
          </w:tcPr>
          <w:p w14:paraId="0E53F307" w14:textId="00B3BDC0" w:rsidR="00160612" w:rsidRPr="00BE5E2E" w:rsidRDefault="007A7AA5"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10.75</w:t>
            </w:r>
          </w:p>
        </w:tc>
      </w:tr>
      <w:tr w:rsidR="00160612" w:rsidRPr="00BE5E2E" w14:paraId="238FC98D" w14:textId="77777777" w:rsidTr="001079B0">
        <w:trPr>
          <w:trHeight w:val="300"/>
        </w:trPr>
        <w:tc>
          <w:tcPr>
            <w:tcW w:w="2785" w:type="dxa"/>
            <w:tcBorders>
              <w:top w:val="nil"/>
              <w:left w:val="single" w:sz="4" w:space="0" w:color="auto"/>
              <w:bottom w:val="single" w:sz="8" w:space="0" w:color="auto"/>
              <w:right w:val="nil"/>
            </w:tcBorders>
            <w:shd w:val="clear" w:color="auto" w:fill="F7CAAC" w:themeFill="accent2" w:themeFillTint="66"/>
            <w:vAlign w:val="center"/>
            <w:hideMark/>
          </w:tcPr>
          <w:p w14:paraId="01027AD0"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d760 Family Relationships</w:t>
            </w:r>
          </w:p>
        </w:tc>
        <w:tc>
          <w:tcPr>
            <w:tcW w:w="990" w:type="dxa"/>
            <w:tcBorders>
              <w:top w:val="nil"/>
              <w:left w:val="single" w:sz="4" w:space="0" w:color="auto"/>
              <w:bottom w:val="nil"/>
              <w:right w:val="nil"/>
            </w:tcBorders>
            <w:shd w:val="clear" w:color="auto" w:fill="F7CAAC" w:themeFill="accent2" w:themeFillTint="66"/>
            <w:vAlign w:val="center"/>
            <w:hideMark/>
          </w:tcPr>
          <w:p w14:paraId="572E2161" w14:textId="18CC133A" w:rsidR="00160612" w:rsidRPr="00BE5E2E" w:rsidRDefault="00160612" w:rsidP="00160612">
            <w:pPr>
              <w:widowControl/>
              <w:jc w:val="right"/>
              <w:rPr>
                <w:rFonts w:cs="Times New Roman"/>
                <w:kern w:val="0"/>
                <w:sz w:val="18"/>
                <w:szCs w:val="18"/>
                <w:lang w:eastAsia="en-US"/>
              </w:rPr>
            </w:pPr>
            <w:r w:rsidRPr="00BE5E2E">
              <w:rPr>
                <w:rFonts w:cs="Times New Roman"/>
                <w:kern w:val="0"/>
                <w:sz w:val="18"/>
                <w:szCs w:val="18"/>
                <w:lang w:eastAsia="en-US"/>
              </w:rPr>
              <w:t>0.</w:t>
            </w:r>
            <w:r w:rsidR="000C7083" w:rsidRPr="00BE5E2E">
              <w:rPr>
                <w:rFonts w:cs="Times New Roman"/>
                <w:kern w:val="0"/>
                <w:sz w:val="18"/>
                <w:szCs w:val="18"/>
                <w:lang w:eastAsia="en-US"/>
              </w:rPr>
              <w:t>8</w:t>
            </w:r>
            <w:r w:rsidR="00FD2916" w:rsidRPr="00BE5E2E">
              <w:rPr>
                <w:rFonts w:cs="Times New Roman"/>
                <w:kern w:val="0"/>
                <w:sz w:val="18"/>
                <w:szCs w:val="18"/>
                <w:lang w:eastAsia="en-US"/>
              </w:rPr>
              <w:t>0</w:t>
            </w:r>
            <w:r w:rsidR="00ED3B2A" w:rsidRPr="00BE5E2E">
              <w:rPr>
                <w:rFonts w:cs="Times New Roman"/>
                <w:kern w:val="0"/>
                <w:sz w:val="18"/>
                <w:szCs w:val="18"/>
                <w:lang w:eastAsia="en-US"/>
              </w:rPr>
              <w:t>8</w:t>
            </w:r>
          </w:p>
        </w:tc>
        <w:tc>
          <w:tcPr>
            <w:tcW w:w="990" w:type="dxa"/>
            <w:gridSpan w:val="2"/>
            <w:tcBorders>
              <w:top w:val="nil"/>
              <w:left w:val="nil"/>
              <w:bottom w:val="nil"/>
              <w:right w:val="nil"/>
            </w:tcBorders>
            <w:shd w:val="clear" w:color="auto" w:fill="F7CAAC" w:themeFill="accent2" w:themeFillTint="66"/>
            <w:vAlign w:val="center"/>
            <w:hideMark/>
          </w:tcPr>
          <w:p w14:paraId="1FC35956" w14:textId="2402A91B" w:rsidR="00160612" w:rsidRPr="00BE5E2E" w:rsidRDefault="00B01F65" w:rsidP="00160612">
            <w:pPr>
              <w:widowControl/>
              <w:jc w:val="right"/>
              <w:rPr>
                <w:rFonts w:cs="Times New Roman"/>
                <w:kern w:val="0"/>
                <w:sz w:val="18"/>
                <w:szCs w:val="18"/>
                <w:lang w:eastAsia="en-US"/>
              </w:rPr>
            </w:pPr>
            <w:r w:rsidRPr="00BE5E2E">
              <w:rPr>
                <w:rFonts w:cs="Times New Roman"/>
                <w:kern w:val="0"/>
                <w:sz w:val="18"/>
                <w:szCs w:val="18"/>
                <w:lang w:eastAsia="en-US"/>
              </w:rPr>
              <w:t>0.</w:t>
            </w:r>
            <w:r w:rsidR="007F2C9B" w:rsidRPr="00BE5E2E">
              <w:rPr>
                <w:rFonts w:cs="Times New Roman"/>
                <w:kern w:val="0"/>
                <w:sz w:val="18"/>
                <w:szCs w:val="18"/>
                <w:lang w:eastAsia="en-US"/>
              </w:rPr>
              <w:t>78</w:t>
            </w:r>
            <w:r w:rsidR="0038545B" w:rsidRPr="00BE5E2E">
              <w:rPr>
                <w:rFonts w:cs="Times New Roman"/>
                <w:kern w:val="0"/>
                <w:sz w:val="18"/>
                <w:szCs w:val="18"/>
                <w:lang w:eastAsia="en-US"/>
              </w:rPr>
              <w:t>1</w:t>
            </w:r>
          </w:p>
        </w:tc>
        <w:tc>
          <w:tcPr>
            <w:tcW w:w="720" w:type="dxa"/>
            <w:gridSpan w:val="2"/>
            <w:tcBorders>
              <w:top w:val="nil"/>
              <w:left w:val="nil"/>
              <w:bottom w:val="nil"/>
              <w:right w:val="nil"/>
            </w:tcBorders>
            <w:shd w:val="clear" w:color="auto" w:fill="F7CAAC" w:themeFill="accent2" w:themeFillTint="66"/>
            <w:vAlign w:val="center"/>
            <w:hideMark/>
          </w:tcPr>
          <w:p w14:paraId="2447080B" w14:textId="79B8BCAF" w:rsidR="00160612" w:rsidRPr="00BE5E2E" w:rsidRDefault="006A30D8" w:rsidP="00160612">
            <w:pPr>
              <w:widowControl/>
              <w:jc w:val="right"/>
              <w:rPr>
                <w:rFonts w:cs="Times New Roman"/>
                <w:kern w:val="0"/>
                <w:sz w:val="18"/>
                <w:szCs w:val="18"/>
                <w:lang w:eastAsia="en-US"/>
              </w:rPr>
            </w:pPr>
            <w:r w:rsidRPr="00BE5E2E">
              <w:rPr>
                <w:rFonts w:cs="Times New Roman"/>
                <w:kern w:val="0"/>
                <w:sz w:val="18"/>
                <w:szCs w:val="18"/>
                <w:lang w:eastAsia="en-US"/>
              </w:rPr>
              <w:t>0.8</w:t>
            </w:r>
            <w:r w:rsidR="00757366" w:rsidRPr="00BE5E2E">
              <w:rPr>
                <w:rFonts w:cs="Times New Roman"/>
                <w:kern w:val="0"/>
                <w:sz w:val="18"/>
                <w:szCs w:val="18"/>
                <w:lang w:eastAsia="en-US"/>
              </w:rPr>
              <w:t>38</w:t>
            </w:r>
          </w:p>
        </w:tc>
        <w:tc>
          <w:tcPr>
            <w:tcW w:w="1080" w:type="dxa"/>
            <w:gridSpan w:val="2"/>
            <w:tcBorders>
              <w:top w:val="nil"/>
              <w:left w:val="nil"/>
              <w:bottom w:val="nil"/>
              <w:right w:val="single" w:sz="4" w:space="0" w:color="auto"/>
            </w:tcBorders>
            <w:shd w:val="clear" w:color="auto" w:fill="F7CAAC" w:themeFill="accent2" w:themeFillTint="66"/>
            <w:vAlign w:val="center"/>
            <w:hideMark/>
          </w:tcPr>
          <w:p w14:paraId="540C52A1" w14:textId="230F181B" w:rsidR="00160612" w:rsidRPr="00BE5E2E" w:rsidRDefault="004962ED" w:rsidP="005A580E">
            <w:pPr>
              <w:widowControl/>
              <w:jc w:val="right"/>
              <w:rPr>
                <w:rFonts w:cs="Times New Roman"/>
                <w:kern w:val="0"/>
                <w:sz w:val="18"/>
                <w:szCs w:val="18"/>
                <w:lang w:eastAsia="en-US"/>
              </w:rPr>
            </w:pPr>
            <w:r w:rsidRPr="00BE5E2E">
              <w:rPr>
                <w:rFonts w:cs="Times New Roman"/>
                <w:kern w:val="0"/>
                <w:sz w:val="18"/>
                <w:szCs w:val="18"/>
                <w:lang w:eastAsia="en-US"/>
              </w:rPr>
              <w:t>27.90</w:t>
            </w:r>
          </w:p>
        </w:tc>
        <w:tc>
          <w:tcPr>
            <w:tcW w:w="900" w:type="dxa"/>
            <w:tcBorders>
              <w:top w:val="nil"/>
              <w:left w:val="nil"/>
              <w:bottom w:val="nil"/>
              <w:right w:val="nil"/>
            </w:tcBorders>
            <w:shd w:val="clear" w:color="auto" w:fill="F7CAAC" w:themeFill="accent2" w:themeFillTint="66"/>
            <w:vAlign w:val="center"/>
            <w:hideMark/>
          </w:tcPr>
          <w:p w14:paraId="77CAD303" w14:textId="4DAB5802" w:rsidR="00160612" w:rsidRPr="00BE5E2E" w:rsidRDefault="007351E5" w:rsidP="00E171DE">
            <w:pPr>
              <w:widowControl/>
              <w:jc w:val="right"/>
              <w:rPr>
                <w:rFonts w:cs="Times New Roman"/>
                <w:kern w:val="0"/>
                <w:sz w:val="18"/>
                <w:szCs w:val="18"/>
                <w:lang w:eastAsia="en-US"/>
              </w:rPr>
            </w:pPr>
            <w:r w:rsidRPr="00BE5E2E">
              <w:rPr>
                <w:rFonts w:cs="Times New Roman"/>
                <w:kern w:val="0"/>
                <w:sz w:val="18"/>
                <w:szCs w:val="18"/>
                <w:lang w:eastAsia="en-US"/>
              </w:rPr>
              <w:t>0.</w:t>
            </w:r>
            <w:r w:rsidR="00F72F3D" w:rsidRPr="00BE5E2E">
              <w:rPr>
                <w:rFonts w:cs="Times New Roman"/>
                <w:kern w:val="0"/>
                <w:sz w:val="18"/>
                <w:szCs w:val="18"/>
                <w:lang w:eastAsia="en-US"/>
              </w:rPr>
              <w:t>46</w:t>
            </w:r>
            <w:r w:rsidR="00AB0634" w:rsidRPr="00BE5E2E">
              <w:rPr>
                <w:rFonts w:cs="Times New Roman"/>
                <w:kern w:val="0"/>
                <w:sz w:val="18"/>
                <w:szCs w:val="18"/>
                <w:lang w:eastAsia="en-US"/>
              </w:rPr>
              <w:t>1</w:t>
            </w:r>
          </w:p>
        </w:tc>
        <w:tc>
          <w:tcPr>
            <w:tcW w:w="1085" w:type="dxa"/>
            <w:tcBorders>
              <w:top w:val="nil"/>
              <w:left w:val="nil"/>
              <w:bottom w:val="nil"/>
              <w:right w:val="single" w:sz="4" w:space="0" w:color="auto"/>
            </w:tcBorders>
            <w:shd w:val="clear" w:color="auto" w:fill="F7CAAC" w:themeFill="accent2" w:themeFillTint="66"/>
            <w:vAlign w:val="center"/>
            <w:hideMark/>
          </w:tcPr>
          <w:p w14:paraId="3B0E02D7" w14:textId="1651C570" w:rsidR="00160612" w:rsidRPr="00BE5E2E" w:rsidRDefault="00EC7ED8"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 xml:space="preserve">   </w:t>
            </w:r>
            <w:r w:rsidR="008322F6" w:rsidRPr="00BE5E2E">
              <w:rPr>
                <w:rFonts w:cs="Times New Roman"/>
                <w:color w:val="000000"/>
                <w:kern w:val="0"/>
                <w:sz w:val="18"/>
                <w:szCs w:val="18"/>
                <w:lang w:eastAsia="en-US"/>
              </w:rPr>
              <w:t>28.28</w:t>
            </w:r>
          </w:p>
        </w:tc>
      </w:tr>
      <w:tr w:rsidR="00160612" w:rsidRPr="00BE5E2E" w14:paraId="49137E17" w14:textId="77777777" w:rsidTr="001079B0">
        <w:trPr>
          <w:trHeight w:val="300"/>
        </w:trPr>
        <w:tc>
          <w:tcPr>
            <w:tcW w:w="2785" w:type="dxa"/>
            <w:tcBorders>
              <w:top w:val="nil"/>
              <w:left w:val="single" w:sz="4" w:space="0" w:color="auto"/>
              <w:bottom w:val="single" w:sz="8" w:space="0" w:color="auto"/>
              <w:right w:val="nil"/>
            </w:tcBorders>
            <w:shd w:val="clear" w:color="auto" w:fill="F7CAAC" w:themeFill="accent2" w:themeFillTint="66"/>
            <w:vAlign w:val="center"/>
            <w:hideMark/>
          </w:tcPr>
          <w:p w14:paraId="5E33D8B9"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d770 Intimate Relationships</w:t>
            </w:r>
          </w:p>
        </w:tc>
        <w:tc>
          <w:tcPr>
            <w:tcW w:w="990" w:type="dxa"/>
            <w:tcBorders>
              <w:top w:val="nil"/>
              <w:left w:val="single" w:sz="4" w:space="0" w:color="auto"/>
              <w:bottom w:val="nil"/>
              <w:right w:val="nil"/>
            </w:tcBorders>
            <w:shd w:val="clear" w:color="auto" w:fill="F7CAAC" w:themeFill="accent2" w:themeFillTint="66"/>
            <w:vAlign w:val="center"/>
            <w:hideMark/>
          </w:tcPr>
          <w:p w14:paraId="060E1B62" w14:textId="6126D7A3" w:rsidR="00160612" w:rsidRPr="00BE5E2E" w:rsidRDefault="004B39F3" w:rsidP="00160612">
            <w:pPr>
              <w:widowControl/>
              <w:jc w:val="right"/>
              <w:rPr>
                <w:rFonts w:cs="Times New Roman"/>
                <w:kern w:val="0"/>
                <w:sz w:val="18"/>
                <w:szCs w:val="18"/>
                <w:lang w:eastAsia="en-US"/>
              </w:rPr>
            </w:pPr>
            <w:r w:rsidRPr="00BE5E2E">
              <w:rPr>
                <w:rFonts w:cs="Times New Roman"/>
                <w:kern w:val="0"/>
                <w:sz w:val="18"/>
                <w:szCs w:val="18"/>
                <w:lang w:eastAsia="en-US"/>
              </w:rPr>
              <w:t>0.</w:t>
            </w:r>
            <w:r w:rsidR="002A4132" w:rsidRPr="00BE5E2E">
              <w:rPr>
                <w:rFonts w:cs="Times New Roman"/>
                <w:kern w:val="0"/>
                <w:sz w:val="18"/>
                <w:szCs w:val="18"/>
                <w:lang w:eastAsia="en-US"/>
              </w:rPr>
              <w:t>8</w:t>
            </w:r>
            <w:r w:rsidR="00E37C21" w:rsidRPr="00BE5E2E">
              <w:rPr>
                <w:rFonts w:cs="Times New Roman"/>
                <w:kern w:val="0"/>
                <w:sz w:val="18"/>
                <w:szCs w:val="18"/>
                <w:lang w:eastAsia="en-US"/>
              </w:rPr>
              <w:t>59</w:t>
            </w:r>
          </w:p>
        </w:tc>
        <w:tc>
          <w:tcPr>
            <w:tcW w:w="990" w:type="dxa"/>
            <w:gridSpan w:val="2"/>
            <w:tcBorders>
              <w:top w:val="nil"/>
              <w:left w:val="nil"/>
              <w:bottom w:val="nil"/>
              <w:right w:val="nil"/>
            </w:tcBorders>
            <w:shd w:val="clear" w:color="auto" w:fill="F7CAAC" w:themeFill="accent2" w:themeFillTint="66"/>
            <w:vAlign w:val="center"/>
            <w:hideMark/>
          </w:tcPr>
          <w:p w14:paraId="663D40D6" w14:textId="0043DFA0" w:rsidR="00160612" w:rsidRPr="00BE5E2E" w:rsidRDefault="00DE4212" w:rsidP="00160612">
            <w:pPr>
              <w:widowControl/>
              <w:jc w:val="right"/>
              <w:rPr>
                <w:rFonts w:cs="Times New Roman"/>
                <w:kern w:val="0"/>
                <w:sz w:val="18"/>
                <w:szCs w:val="18"/>
                <w:lang w:eastAsia="en-US"/>
              </w:rPr>
            </w:pPr>
            <w:r w:rsidRPr="00BE5E2E">
              <w:rPr>
                <w:rFonts w:cs="Times New Roman"/>
                <w:kern w:val="0"/>
                <w:sz w:val="18"/>
                <w:szCs w:val="18"/>
                <w:lang w:eastAsia="en-US"/>
              </w:rPr>
              <w:t>0.8</w:t>
            </w:r>
            <w:r w:rsidR="00117241" w:rsidRPr="00BE5E2E">
              <w:rPr>
                <w:rFonts w:cs="Times New Roman"/>
                <w:kern w:val="0"/>
                <w:sz w:val="18"/>
                <w:szCs w:val="18"/>
                <w:lang w:eastAsia="en-US"/>
              </w:rPr>
              <w:t>67</w:t>
            </w:r>
          </w:p>
        </w:tc>
        <w:tc>
          <w:tcPr>
            <w:tcW w:w="720" w:type="dxa"/>
            <w:gridSpan w:val="2"/>
            <w:tcBorders>
              <w:top w:val="nil"/>
              <w:left w:val="nil"/>
              <w:bottom w:val="nil"/>
              <w:right w:val="nil"/>
            </w:tcBorders>
            <w:shd w:val="clear" w:color="auto" w:fill="F7CAAC" w:themeFill="accent2" w:themeFillTint="66"/>
            <w:vAlign w:val="center"/>
            <w:hideMark/>
          </w:tcPr>
          <w:p w14:paraId="56ED4176" w14:textId="5FC69E60" w:rsidR="00160612" w:rsidRPr="00BE5E2E" w:rsidRDefault="00E03DE6" w:rsidP="00160612">
            <w:pPr>
              <w:widowControl/>
              <w:jc w:val="right"/>
              <w:rPr>
                <w:rFonts w:cs="Times New Roman"/>
                <w:kern w:val="0"/>
                <w:sz w:val="18"/>
                <w:szCs w:val="18"/>
                <w:lang w:eastAsia="en-US"/>
              </w:rPr>
            </w:pPr>
            <w:r w:rsidRPr="00BE5E2E">
              <w:rPr>
                <w:rFonts w:cs="Times New Roman"/>
                <w:kern w:val="0"/>
                <w:sz w:val="18"/>
                <w:szCs w:val="18"/>
                <w:lang w:eastAsia="en-US"/>
              </w:rPr>
              <w:t>0.85</w:t>
            </w:r>
            <w:r w:rsidR="0065660C" w:rsidRPr="00BE5E2E">
              <w:rPr>
                <w:rFonts w:cs="Times New Roman"/>
                <w:kern w:val="0"/>
                <w:sz w:val="18"/>
                <w:szCs w:val="18"/>
                <w:lang w:eastAsia="en-US"/>
              </w:rPr>
              <w:t>0</w:t>
            </w:r>
          </w:p>
        </w:tc>
        <w:tc>
          <w:tcPr>
            <w:tcW w:w="1080" w:type="dxa"/>
            <w:gridSpan w:val="2"/>
            <w:tcBorders>
              <w:top w:val="nil"/>
              <w:left w:val="nil"/>
              <w:bottom w:val="nil"/>
              <w:right w:val="single" w:sz="4" w:space="0" w:color="auto"/>
            </w:tcBorders>
            <w:shd w:val="clear" w:color="auto" w:fill="F7CAAC" w:themeFill="accent2" w:themeFillTint="66"/>
            <w:vAlign w:val="center"/>
            <w:hideMark/>
          </w:tcPr>
          <w:p w14:paraId="66F51F09" w14:textId="4FE151B3" w:rsidR="00160612" w:rsidRPr="00BE5E2E" w:rsidRDefault="004665DE" w:rsidP="005A580E">
            <w:pPr>
              <w:widowControl/>
              <w:jc w:val="right"/>
              <w:rPr>
                <w:rFonts w:cs="Times New Roman"/>
                <w:kern w:val="0"/>
                <w:sz w:val="18"/>
                <w:szCs w:val="18"/>
                <w:lang w:eastAsia="en-US"/>
              </w:rPr>
            </w:pPr>
            <w:r w:rsidRPr="00BE5E2E">
              <w:rPr>
                <w:rFonts w:cs="Times New Roman"/>
                <w:kern w:val="0"/>
                <w:sz w:val="18"/>
                <w:szCs w:val="18"/>
                <w:lang w:eastAsia="en-US"/>
              </w:rPr>
              <w:t>13.63</w:t>
            </w:r>
          </w:p>
        </w:tc>
        <w:tc>
          <w:tcPr>
            <w:tcW w:w="900" w:type="dxa"/>
            <w:tcBorders>
              <w:top w:val="nil"/>
              <w:left w:val="nil"/>
              <w:bottom w:val="nil"/>
              <w:right w:val="nil"/>
            </w:tcBorders>
            <w:shd w:val="clear" w:color="auto" w:fill="F7CAAC" w:themeFill="accent2" w:themeFillTint="66"/>
            <w:vAlign w:val="center"/>
            <w:hideMark/>
          </w:tcPr>
          <w:p w14:paraId="64B48DEF" w14:textId="326AF945" w:rsidR="00160612" w:rsidRPr="00BE5E2E" w:rsidRDefault="00E2446C" w:rsidP="00E171DE">
            <w:pPr>
              <w:widowControl/>
              <w:jc w:val="right"/>
              <w:rPr>
                <w:rFonts w:cs="Times New Roman"/>
                <w:kern w:val="0"/>
                <w:sz w:val="18"/>
                <w:szCs w:val="18"/>
                <w:lang w:eastAsia="en-US"/>
              </w:rPr>
            </w:pPr>
            <w:r w:rsidRPr="00BE5E2E">
              <w:rPr>
                <w:rFonts w:cs="Times New Roman"/>
                <w:kern w:val="0"/>
                <w:sz w:val="18"/>
                <w:szCs w:val="18"/>
                <w:lang w:eastAsia="en-US"/>
              </w:rPr>
              <w:t>0.</w:t>
            </w:r>
            <w:r w:rsidR="005F3EBE" w:rsidRPr="00BE5E2E">
              <w:rPr>
                <w:rFonts w:cs="Times New Roman"/>
                <w:kern w:val="0"/>
                <w:sz w:val="18"/>
                <w:szCs w:val="18"/>
                <w:lang w:eastAsia="en-US"/>
              </w:rPr>
              <w:t>4</w:t>
            </w:r>
            <w:r w:rsidR="00C45EDD" w:rsidRPr="00BE5E2E">
              <w:rPr>
                <w:rFonts w:cs="Times New Roman"/>
                <w:kern w:val="0"/>
                <w:sz w:val="18"/>
                <w:szCs w:val="18"/>
                <w:lang w:eastAsia="en-US"/>
              </w:rPr>
              <w:t>05</w:t>
            </w:r>
          </w:p>
        </w:tc>
        <w:tc>
          <w:tcPr>
            <w:tcW w:w="1085" w:type="dxa"/>
            <w:tcBorders>
              <w:top w:val="nil"/>
              <w:left w:val="nil"/>
              <w:bottom w:val="nil"/>
              <w:right w:val="single" w:sz="4" w:space="0" w:color="auto"/>
            </w:tcBorders>
            <w:shd w:val="clear" w:color="auto" w:fill="F7CAAC" w:themeFill="accent2" w:themeFillTint="66"/>
            <w:vAlign w:val="center"/>
            <w:hideMark/>
          </w:tcPr>
          <w:p w14:paraId="7DB5F8B7" w14:textId="3B05B789" w:rsidR="00160612" w:rsidRPr="00BE5E2E" w:rsidRDefault="006126D2"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11.80</w:t>
            </w:r>
          </w:p>
        </w:tc>
      </w:tr>
      <w:tr w:rsidR="00160612" w:rsidRPr="00BE5E2E" w14:paraId="183C8D33" w14:textId="77777777" w:rsidTr="001079B0">
        <w:trPr>
          <w:trHeight w:val="300"/>
        </w:trPr>
        <w:tc>
          <w:tcPr>
            <w:tcW w:w="2785" w:type="dxa"/>
            <w:tcBorders>
              <w:top w:val="nil"/>
              <w:left w:val="single" w:sz="4" w:space="0" w:color="auto"/>
              <w:bottom w:val="single" w:sz="8" w:space="0" w:color="auto"/>
              <w:right w:val="single" w:sz="4" w:space="0" w:color="auto"/>
            </w:tcBorders>
            <w:vAlign w:val="center"/>
            <w:hideMark/>
          </w:tcPr>
          <w:p w14:paraId="0BD90AB5"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d779 IPIR, other</w:t>
            </w:r>
          </w:p>
        </w:tc>
        <w:tc>
          <w:tcPr>
            <w:tcW w:w="990" w:type="dxa"/>
            <w:tcBorders>
              <w:top w:val="nil"/>
              <w:left w:val="nil"/>
              <w:bottom w:val="single" w:sz="8" w:space="0" w:color="auto"/>
              <w:right w:val="nil"/>
            </w:tcBorders>
            <w:vAlign w:val="center"/>
            <w:hideMark/>
          </w:tcPr>
          <w:p w14:paraId="207C66C5" w14:textId="731384F3" w:rsidR="00160612" w:rsidRPr="00BE5E2E" w:rsidRDefault="005E41E2" w:rsidP="00160612">
            <w:pPr>
              <w:widowControl/>
              <w:jc w:val="right"/>
              <w:rPr>
                <w:rFonts w:cs="Times New Roman"/>
                <w:kern w:val="0"/>
                <w:sz w:val="18"/>
                <w:szCs w:val="18"/>
                <w:lang w:eastAsia="en-US"/>
              </w:rPr>
            </w:pPr>
            <w:r w:rsidRPr="00BE5E2E">
              <w:rPr>
                <w:rFonts w:cs="Times New Roman"/>
                <w:kern w:val="0"/>
                <w:sz w:val="18"/>
                <w:szCs w:val="18"/>
                <w:lang w:eastAsia="en-US"/>
              </w:rPr>
              <w:t>0.</w:t>
            </w:r>
            <w:r w:rsidR="00961402" w:rsidRPr="00BE5E2E">
              <w:rPr>
                <w:rFonts w:cs="Times New Roman"/>
                <w:kern w:val="0"/>
                <w:sz w:val="18"/>
                <w:szCs w:val="18"/>
                <w:lang w:eastAsia="en-US"/>
              </w:rPr>
              <w:t>4</w:t>
            </w:r>
            <w:r w:rsidR="00FD551D" w:rsidRPr="00BE5E2E">
              <w:rPr>
                <w:rFonts w:cs="Times New Roman"/>
                <w:kern w:val="0"/>
                <w:sz w:val="18"/>
                <w:szCs w:val="18"/>
                <w:lang w:eastAsia="en-US"/>
              </w:rPr>
              <w:t>16</w:t>
            </w:r>
          </w:p>
        </w:tc>
        <w:tc>
          <w:tcPr>
            <w:tcW w:w="990" w:type="dxa"/>
            <w:gridSpan w:val="2"/>
            <w:tcBorders>
              <w:top w:val="nil"/>
              <w:left w:val="nil"/>
              <w:bottom w:val="single" w:sz="8" w:space="0" w:color="auto"/>
              <w:right w:val="nil"/>
            </w:tcBorders>
            <w:vAlign w:val="center"/>
            <w:hideMark/>
          </w:tcPr>
          <w:p w14:paraId="5F7F6310" w14:textId="7B920761" w:rsidR="00160612" w:rsidRPr="00BE5E2E" w:rsidRDefault="00920960" w:rsidP="00160612">
            <w:pPr>
              <w:widowControl/>
              <w:jc w:val="right"/>
              <w:rPr>
                <w:rFonts w:cs="Times New Roman"/>
                <w:kern w:val="0"/>
                <w:sz w:val="18"/>
                <w:szCs w:val="18"/>
                <w:lang w:eastAsia="en-US"/>
              </w:rPr>
            </w:pPr>
            <w:r w:rsidRPr="00BE5E2E">
              <w:rPr>
                <w:rFonts w:cs="Times New Roman"/>
                <w:kern w:val="0"/>
                <w:sz w:val="18"/>
                <w:szCs w:val="18"/>
                <w:lang w:eastAsia="en-US"/>
              </w:rPr>
              <w:t>0.30</w:t>
            </w:r>
            <w:r w:rsidR="00DA0C3B" w:rsidRPr="00BE5E2E">
              <w:rPr>
                <w:rFonts w:cs="Times New Roman"/>
                <w:kern w:val="0"/>
                <w:sz w:val="18"/>
                <w:szCs w:val="18"/>
                <w:lang w:eastAsia="en-US"/>
              </w:rPr>
              <w:t>1</w:t>
            </w:r>
          </w:p>
        </w:tc>
        <w:tc>
          <w:tcPr>
            <w:tcW w:w="720" w:type="dxa"/>
            <w:gridSpan w:val="2"/>
            <w:tcBorders>
              <w:top w:val="nil"/>
              <w:left w:val="nil"/>
              <w:bottom w:val="single" w:sz="8" w:space="0" w:color="auto"/>
              <w:right w:val="nil"/>
            </w:tcBorders>
            <w:vAlign w:val="center"/>
            <w:hideMark/>
          </w:tcPr>
          <w:p w14:paraId="3508524D" w14:textId="3370DB9F" w:rsidR="00160612" w:rsidRPr="00BE5E2E" w:rsidRDefault="00083D1E" w:rsidP="00160612">
            <w:pPr>
              <w:widowControl/>
              <w:jc w:val="right"/>
              <w:rPr>
                <w:rFonts w:cs="Times New Roman"/>
                <w:kern w:val="0"/>
                <w:sz w:val="18"/>
                <w:szCs w:val="18"/>
                <w:lang w:eastAsia="en-US"/>
              </w:rPr>
            </w:pPr>
            <w:r w:rsidRPr="00BE5E2E">
              <w:rPr>
                <w:rFonts w:cs="Times New Roman"/>
                <w:kern w:val="0"/>
                <w:sz w:val="18"/>
                <w:szCs w:val="18"/>
                <w:lang w:eastAsia="en-US"/>
              </w:rPr>
              <w:t>0.67</w:t>
            </w:r>
            <w:r w:rsidR="00C429AF" w:rsidRPr="00BE5E2E">
              <w:rPr>
                <w:rFonts w:cs="Times New Roman"/>
                <w:kern w:val="0"/>
                <w:sz w:val="18"/>
                <w:szCs w:val="18"/>
                <w:lang w:eastAsia="en-US"/>
              </w:rPr>
              <w:t>2</w:t>
            </w:r>
          </w:p>
        </w:tc>
        <w:tc>
          <w:tcPr>
            <w:tcW w:w="1080" w:type="dxa"/>
            <w:gridSpan w:val="2"/>
            <w:tcBorders>
              <w:top w:val="nil"/>
              <w:left w:val="nil"/>
              <w:bottom w:val="single" w:sz="8" w:space="0" w:color="auto"/>
              <w:right w:val="single" w:sz="4" w:space="0" w:color="auto"/>
            </w:tcBorders>
            <w:vAlign w:val="center"/>
            <w:hideMark/>
          </w:tcPr>
          <w:p w14:paraId="1B4A269F" w14:textId="30AD1674" w:rsidR="00160612" w:rsidRPr="00BE5E2E" w:rsidRDefault="008B3D18" w:rsidP="000B6299">
            <w:pPr>
              <w:widowControl/>
              <w:jc w:val="right"/>
              <w:rPr>
                <w:rFonts w:cs="Times New Roman"/>
                <w:kern w:val="0"/>
                <w:sz w:val="18"/>
                <w:szCs w:val="18"/>
                <w:lang w:eastAsia="en-US"/>
              </w:rPr>
            </w:pPr>
            <w:r w:rsidRPr="00BE5E2E">
              <w:rPr>
                <w:rFonts w:cs="Times New Roman"/>
                <w:kern w:val="0"/>
                <w:sz w:val="18"/>
                <w:szCs w:val="18"/>
                <w:lang w:eastAsia="en-US"/>
              </w:rPr>
              <w:t>04.56</w:t>
            </w:r>
          </w:p>
        </w:tc>
        <w:tc>
          <w:tcPr>
            <w:tcW w:w="900" w:type="dxa"/>
            <w:tcBorders>
              <w:top w:val="nil"/>
              <w:left w:val="nil"/>
              <w:bottom w:val="single" w:sz="8" w:space="0" w:color="auto"/>
              <w:right w:val="nil"/>
            </w:tcBorders>
            <w:vAlign w:val="center"/>
            <w:hideMark/>
          </w:tcPr>
          <w:p w14:paraId="06B862A7" w14:textId="66D14AE3" w:rsidR="00160612" w:rsidRPr="00BE5E2E" w:rsidRDefault="00160612" w:rsidP="00E171DE">
            <w:pPr>
              <w:widowControl/>
              <w:jc w:val="right"/>
              <w:rPr>
                <w:rFonts w:cs="Times New Roman"/>
                <w:kern w:val="0"/>
                <w:sz w:val="18"/>
                <w:szCs w:val="18"/>
                <w:lang w:eastAsia="en-US"/>
              </w:rPr>
            </w:pPr>
            <w:r w:rsidRPr="00BE5E2E">
              <w:rPr>
                <w:rFonts w:cs="Times New Roman"/>
                <w:kern w:val="0"/>
                <w:sz w:val="18"/>
                <w:szCs w:val="18"/>
                <w:lang w:eastAsia="en-US"/>
              </w:rPr>
              <w:t>0</w:t>
            </w:r>
            <w:r w:rsidR="008878A9" w:rsidRPr="00BE5E2E">
              <w:rPr>
                <w:rFonts w:cs="Times New Roman"/>
                <w:kern w:val="0"/>
                <w:sz w:val="18"/>
                <w:szCs w:val="18"/>
                <w:lang w:eastAsia="en-US"/>
              </w:rPr>
              <w:t>.</w:t>
            </w:r>
            <w:r w:rsidR="0012487B" w:rsidRPr="00BE5E2E">
              <w:rPr>
                <w:rFonts w:cs="Times New Roman"/>
                <w:kern w:val="0"/>
                <w:sz w:val="18"/>
                <w:szCs w:val="18"/>
                <w:lang w:eastAsia="en-US"/>
              </w:rPr>
              <w:t>1</w:t>
            </w:r>
            <w:r w:rsidR="00623E67" w:rsidRPr="00BE5E2E">
              <w:rPr>
                <w:rFonts w:cs="Times New Roman"/>
                <w:kern w:val="0"/>
                <w:sz w:val="18"/>
                <w:szCs w:val="18"/>
                <w:lang w:eastAsia="en-US"/>
              </w:rPr>
              <w:t>1</w:t>
            </w:r>
            <w:r w:rsidR="0012487B" w:rsidRPr="00BE5E2E">
              <w:rPr>
                <w:rFonts w:cs="Times New Roman"/>
                <w:kern w:val="0"/>
                <w:sz w:val="18"/>
                <w:szCs w:val="18"/>
                <w:lang w:eastAsia="en-US"/>
              </w:rPr>
              <w:t>7</w:t>
            </w:r>
          </w:p>
        </w:tc>
        <w:tc>
          <w:tcPr>
            <w:tcW w:w="1085" w:type="dxa"/>
            <w:tcBorders>
              <w:top w:val="nil"/>
              <w:left w:val="nil"/>
              <w:bottom w:val="single" w:sz="8" w:space="0" w:color="auto"/>
              <w:right w:val="single" w:sz="4" w:space="0" w:color="auto"/>
            </w:tcBorders>
            <w:vAlign w:val="center"/>
            <w:hideMark/>
          </w:tcPr>
          <w:p w14:paraId="6AAD5FAE" w14:textId="17CB8C0F" w:rsidR="00160612" w:rsidRPr="00BE5E2E" w:rsidRDefault="00E4560D"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08.</w:t>
            </w:r>
            <w:r w:rsidR="00317DF6" w:rsidRPr="00BE5E2E">
              <w:rPr>
                <w:rFonts w:cs="Times New Roman"/>
                <w:color w:val="000000"/>
                <w:kern w:val="0"/>
                <w:sz w:val="18"/>
                <w:szCs w:val="18"/>
                <w:lang w:eastAsia="en-US"/>
              </w:rPr>
              <w:t>32</w:t>
            </w:r>
          </w:p>
        </w:tc>
      </w:tr>
      <w:tr w:rsidR="00160612" w:rsidRPr="00BE5E2E" w14:paraId="567EE235" w14:textId="77777777" w:rsidTr="001079B0">
        <w:trPr>
          <w:trHeight w:val="285"/>
        </w:trPr>
        <w:tc>
          <w:tcPr>
            <w:tcW w:w="2785" w:type="dxa"/>
            <w:tcBorders>
              <w:top w:val="nil"/>
              <w:left w:val="single" w:sz="4" w:space="0" w:color="auto"/>
              <w:bottom w:val="single" w:sz="4" w:space="0" w:color="auto"/>
              <w:right w:val="single" w:sz="4" w:space="0" w:color="auto"/>
            </w:tcBorders>
            <w:shd w:val="clear" w:color="000000" w:fill="FFFFFF"/>
            <w:vAlign w:val="center"/>
            <w:hideMark/>
          </w:tcPr>
          <w:p w14:paraId="6601A216"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Micro Avg</w:t>
            </w:r>
          </w:p>
        </w:tc>
        <w:tc>
          <w:tcPr>
            <w:tcW w:w="990" w:type="dxa"/>
            <w:tcBorders>
              <w:top w:val="nil"/>
              <w:left w:val="nil"/>
              <w:bottom w:val="nil"/>
              <w:right w:val="nil"/>
            </w:tcBorders>
            <w:shd w:val="clear" w:color="000000" w:fill="FFFFFF"/>
            <w:vAlign w:val="center"/>
            <w:hideMark/>
          </w:tcPr>
          <w:p w14:paraId="67B4078C" w14:textId="43622F04" w:rsidR="00160612" w:rsidRPr="00BE5E2E" w:rsidRDefault="00160612"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w:t>
            </w:r>
            <w:r w:rsidR="0046496E" w:rsidRPr="00BE5E2E">
              <w:rPr>
                <w:rFonts w:cs="Times New Roman"/>
                <w:color w:val="000000"/>
                <w:kern w:val="0"/>
                <w:sz w:val="18"/>
                <w:szCs w:val="18"/>
                <w:lang w:eastAsia="en-US"/>
              </w:rPr>
              <w:t>71</w:t>
            </w:r>
            <w:r w:rsidR="00B9007F" w:rsidRPr="00BE5E2E">
              <w:rPr>
                <w:rFonts w:cs="Times New Roman"/>
                <w:color w:val="000000"/>
                <w:kern w:val="0"/>
                <w:sz w:val="18"/>
                <w:szCs w:val="18"/>
                <w:lang w:eastAsia="en-US"/>
              </w:rPr>
              <w:t>2</w:t>
            </w:r>
          </w:p>
        </w:tc>
        <w:tc>
          <w:tcPr>
            <w:tcW w:w="990" w:type="dxa"/>
            <w:gridSpan w:val="2"/>
            <w:tcBorders>
              <w:top w:val="nil"/>
              <w:left w:val="nil"/>
              <w:bottom w:val="nil"/>
              <w:right w:val="nil"/>
            </w:tcBorders>
            <w:shd w:val="clear" w:color="000000" w:fill="FFFFFF"/>
            <w:vAlign w:val="center"/>
            <w:hideMark/>
          </w:tcPr>
          <w:p w14:paraId="009272BC" w14:textId="2A3D7103" w:rsidR="00160612" w:rsidRPr="00BE5E2E" w:rsidRDefault="00160612" w:rsidP="00160612">
            <w:pPr>
              <w:widowControl/>
              <w:jc w:val="right"/>
              <w:rPr>
                <w:rFonts w:cs="Times New Roman"/>
                <w:color w:val="000000"/>
                <w:kern w:val="0"/>
                <w:sz w:val="18"/>
                <w:szCs w:val="18"/>
                <w:lang w:eastAsia="en-US"/>
              </w:rPr>
            </w:pPr>
          </w:p>
        </w:tc>
        <w:tc>
          <w:tcPr>
            <w:tcW w:w="720" w:type="dxa"/>
            <w:gridSpan w:val="2"/>
            <w:tcBorders>
              <w:top w:val="nil"/>
              <w:left w:val="nil"/>
              <w:bottom w:val="nil"/>
              <w:right w:val="nil"/>
            </w:tcBorders>
            <w:shd w:val="clear" w:color="000000" w:fill="FFFFFF"/>
            <w:vAlign w:val="center"/>
            <w:hideMark/>
          </w:tcPr>
          <w:p w14:paraId="0D4846DB" w14:textId="249E7E31" w:rsidR="00160612" w:rsidRPr="00BE5E2E" w:rsidRDefault="00160612" w:rsidP="00160612">
            <w:pPr>
              <w:widowControl/>
              <w:jc w:val="right"/>
              <w:rPr>
                <w:rFonts w:cs="Times New Roman"/>
                <w:color w:val="000000"/>
                <w:kern w:val="0"/>
                <w:sz w:val="18"/>
                <w:szCs w:val="18"/>
                <w:lang w:eastAsia="en-US"/>
              </w:rPr>
            </w:pPr>
          </w:p>
        </w:tc>
        <w:tc>
          <w:tcPr>
            <w:tcW w:w="1080" w:type="dxa"/>
            <w:gridSpan w:val="2"/>
            <w:tcBorders>
              <w:top w:val="nil"/>
              <w:left w:val="nil"/>
              <w:bottom w:val="nil"/>
              <w:right w:val="single" w:sz="4" w:space="0" w:color="auto"/>
            </w:tcBorders>
            <w:shd w:val="clear" w:color="000000" w:fill="FFFFFF"/>
            <w:vAlign w:val="center"/>
            <w:hideMark/>
          </w:tcPr>
          <w:p w14:paraId="28D2E7A6" w14:textId="77777777" w:rsidR="00160612" w:rsidRPr="00BE5E2E" w:rsidRDefault="00160612" w:rsidP="005A580E">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 </w:t>
            </w:r>
          </w:p>
        </w:tc>
        <w:tc>
          <w:tcPr>
            <w:tcW w:w="900" w:type="dxa"/>
            <w:tcBorders>
              <w:top w:val="nil"/>
              <w:left w:val="nil"/>
              <w:bottom w:val="nil"/>
              <w:right w:val="nil"/>
            </w:tcBorders>
            <w:shd w:val="clear" w:color="000000" w:fill="FFFFFF"/>
            <w:vAlign w:val="center"/>
            <w:hideMark/>
          </w:tcPr>
          <w:p w14:paraId="3E0D911A" w14:textId="387AB968" w:rsidR="00160612" w:rsidRPr="00BE5E2E" w:rsidRDefault="00A053D0" w:rsidP="00E171DE">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0.3</w:t>
            </w:r>
            <w:r w:rsidR="00C03DD7" w:rsidRPr="00BE5E2E">
              <w:rPr>
                <w:rFonts w:cs="Times New Roman"/>
                <w:color w:val="000000"/>
                <w:kern w:val="0"/>
                <w:sz w:val="18"/>
                <w:szCs w:val="18"/>
                <w:lang w:eastAsia="en-US"/>
              </w:rPr>
              <w:t>9</w:t>
            </w:r>
            <w:r w:rsidR="00365204" w:rsidRPr="00BE5E2E">
              <w:rPr>
                <w:rFonts w:cs="Times New Roman"/>
                <w:color w:val="000000"/>
                <w:kern w:val="0"/>
                <w:sz w:val="18"/>
                <w:szCs w:val="18"/>
                <w:lang w:eastAsia="en-US"/>
              </w:rPr>
              <w:t>4</w:t>
            </w:r>
          </w:p>
        </w:tc>
        <w:tc>
          <w:tcPr>
            <w:tcW w:w="1085" w:type="dxa"/>
            <w:tcBorders>
              <w:top w:val="nil"/>
              <w:left w:val="nil"/>
              <w:bottom w:val="nil"/>
              <w:right w:val="single" w:sz="4" w:space="0" w:color="auto"/>
            </w:tcBorders>
            <w:shd w:val="clear" w:color="000000" w:fill="FFFFFF"/>
            <w:vAlign w:val="center"/>
            <w:hideMark/>
          </w:tcPr>
          <w:p w14:paraId="298460B6" w14:textId="77777777" w:rsidR="00160612" w:rsidRPr="00BE5E2E" w:rsidRDefault="00160612" w:rsidP="000B4BD9">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 </w:t>
            </w:r>
          </w:p>
        </w:tc>
      </w:tr>
      <w:tr w:rsidR="00160612" w:rsidRPr="00BE5E2E" w14:paraId="5CB653EA" w14:textId="77777777" w:rsidTr="001079B0">
        <w:trPr>
          <w:trHeight w:val="285"/>
        </w:trPr>
        <w:tc>
          <w:tcPr>
            <w:tcW w:w="2785" w:type="dxa"/>
            <w:tcBorders>
              <w:top w:val="nil"/>
              <w:left w:val="single" w:sz="4" w:space="0" w:color="auto"/>
              <w:bottom w:val="single" w:sz="4" w:space="0" w:color="auto"/>
              <w:right w:val="single" w:sz="4" w:space="0" w:color="auto"/>
            </w:tcBorders>
            <w:shd w:val="clear" w:color="000000" w:fill="FFFFFF"/>
            <w:vAlign w:val="center"/>
            <w:hideMark/>
          </w:tcPr>
          <w:p w14:paraId="5CB8FF04"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Macro Avg</w:t>
            </w:r>
          </w:p>
        </w:tc>
        <w:tc>
          <w:tcPr>
            <w:tcW w:w="990" w:type="dxa"/>
            <w:tcBorders>
              <w:top w:val="nil"/>
              <w:left w:val="nil"/>
              <w:bottom w:val="nil"/>
              <w:right w:val="nil"/>
            </w:tcBorders>
            <w:shd w:val="clear" w:color="000000" w:fill="FFFFFF"/>
            <w:vAlign w:val="center"/>
            <w:hideMark/>
          </w:tcPr>
          <w:p w14:paraId="401C2EA5" w14:textId="58285F84" w:rsidR="00160612" w:rsidRPr="00BE5E2E" w:rsidRDefault="00160612"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0.6</w:t>
            </w:r>
            <w:r w:rsidR="00074E12" w:rsidRPr="00BE5E2E">
              <w:rPr>
                <w:rFonts w:cs="Times New Roman"/>
                <w:color w:val="000000"/>
                <w:kern w:val="0"/>
                <w:sz w:val="18"/>
                <w:szCs w:val="18"/>
                <w:lang w:eastAsia="en-US"/>
              </w:rPr>
              <w:t>19</w:t>
            </w:r>
          </w:p>
        </w:tc>
        <w:tc>
          <w:tcPr>
            <w:tcW w:w="990" w:type="dxa"/>
            <w:gridSpan w:val="2"/>
            <w:tcBorders>
              <w:top w:val="nil"/>
              <w:left w:val="nil"/>
              <w:bottom w:val="nil"/>
              <w:right w:val="nil"/>
            </w:tcBorders>
            <w:shd w:val="clear" w:color="000000" w:fill="FFFFFF"/>
            <w:vAlign w:val="center"/>
            <w:hideMark/>
          </w:tcPr>
          <w:p w14:paraId="143642E4" w14:textId="0AC55B31" w:rsidR="00160612" w:rsidRPr="00BE5E2E" w:rsidRDefault="00264B98"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0.5</w:t>
            </w:r>
            <w:r w:rsidR="007F35AE" w:rsidRPr="00BE5E2E">
              <w:rPr>
                <w:rFonts w:cs="Times New Roman"/>
                <w:color w:val="000000"/>
                <w:kern w:val="0"/>
                <w:sz w:val="18"/>
                <w:szCs w:val="18"/>
                <w:lang w:eastAsia="en-US"/>
              </w:rPr>
              <w:t>69</w:t>
            </w:r>
          </w:p>
        </w:tc>
        <w:tc>
          <w:tcPr>
            <w:tcW w:w="720" w:type="dxa"/>
            <w:gridSpan w:val="2"/>
            <w:tcBorders>
              <w:top w:val="nil"/>
              <w:left w:val="nil"/>
              <w:bottom w:val="nil"/>
              <w:right w:val="nil"/>
            </w:tcBorders>
            <w:shd w:val="clear" w:color="000000" w:fill="FFFFFF"/>
            <w:vAlign w:val="center"/>
            <w:hideMark/>
          </w:tcPr>
          <w:p w14:paraId="00B0DB3B" w14:textId="2DEB2CBC" w:rsidR="00160612" w:rsidRPr="00BE5E2E" w:rsidRDefault="00264B98"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0.7</w:t>
            </w:r>
            <w:r w:rsidR="005437CA" w:rsidRPr="00BE5E2E">
              <w:rPr>
                <w:rFonts w:cs="Times New Roman"/>
                <w:color w:val="000000"/>
                <w:kern w:val="0"/>
                <w:sz w:val="18"/>
                <w:szCs w:val="18"/>
                <w:lang w:eastAsia="en-US"/>
              </w:rPr>
              <w:t>29</w:t>
            </w:r>
          </w:p>
        </w:tc>
        <w:tc>
          <w:tcPr>
            <w:tcW w:w="1080" w:type="dxa"/>
            <w:gridSpan w:val="2"/>
            <w:tcBorders>
              <w:top w:val="nil"/>
              <w:left w:val="nil"/>
              <w:bottom w:val="nil"/>
              <w:right w:val="single" w:sz="4" w:space="0" w:color="auto"/>
            </w:tcBorders>
            <w:shd w:val="clear" w:color="000000" w:fill="FFFFFF"/>
            <w:vAlign w:val="center"/>
            <w:hideMark/>
          </w:tcPr>
          <w:p w14:paraId="1BD714F7" w14:textId="715A70E3" w:rsidR="00160612" w:rsidRPr="00BE5E2E" w:rsidRDefault="00160612" w:rsidP="005A580E">
            <w:pPr>
              <w:widowControl/>
              <w:jc w:val="right"/>
              <w:rPr>
                <w:rFonts w:cs="Times New Roman"/>
                <w:color w:val="000000"/>
                <w:kern w:val="0"/>
                <w:sz w:val="18"/>
                <w:szCs w:val="18"/>
                <w:lang w:eastAsia="en-US"/>
              </w:rPr>
            </w:pPr>
          </w:p>
        </w:tc>
        <w:tc>
          <w:tcPr>
            <w:tcW w:w="900" w:type="dxa"/>
            <w:tcBorders>
              <w:top w:val="nil"/>
              <w:left w:val="nil"/>
              <w:bottom w:val="nil"/>
              <w:right w:val="nil"/>
            </w:tcBorders>
            <w:shd w:val="clear" w:color="000000" w:fill="FFFFFF"/>
            <w:vAlign w:val="center"/>
            <w:hideMark/>
          </w:tcPr>
          <w:p w14:paraId="254C19DB" w14:textId="387BB744" w:rsidR="00160612" w:rsidRPr="00BE5E2E" w:rsidRDefault="00160612" w:rsidP="00E171DE">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w:t>
            </w:r>
            <w:r w:rsidR="00BE1A7B" w:rsidRPr="00BE5E2E">
              <w:rPr>
                <w:rFonts w:cs="Times New Roman"/>
                <w:color w:val="000000"/>
                <w:kern w:val="0"/>
                <w:sz w:val="18"/>
                <w:szCs w:val="18"/>
                <w:lang w:eastAsia="en-US"/>
              </w:rPr>
              <w:t>28</w:t>
            </w:r>
            <w:r w:rsidR="009F1D83" w:rsidRPr="00BE5E2E">
              <w:rPr>
                <w:rFonts w:cs="Times New Roman"/>
                <w:color w:val="000000"/>
                <w:kern w:val="0"/>
                <w:sz w:val="18"/>
                <w:szCs w:val="18"/>
                <w:lang w:eastAsia="en-US"/>
              </w:rPr>
              <w:t>3</w:t>
            </w:r>
          </w:p>
        </w:tc>
        <w:tc>
          <w:tcPr>
            <w:tcW w:w="1085" w:type="dxa"/>
            <w:tcBorders>
              <w:top w:val="nil"/>
              <w:left w:val="nil"/>
              <w:bottom w:val="nil"/>
              <w:right w:val="single" w:sz="4" w:space="0" w:color="auto"/>
            </w:tcBorders>
            <w:shd w:val="clear" w:color="000000" w:fill="FFFFFF"/>
            <w:vAlign w:val="center"/>
            <w:hideMark/>
          </w:tcPr>
          <w:p w14:paraId="7388A888" w14:textId="35A999FE" w:rsidR="00160612" w:rsidRPr="00BE5E2E" w:rsidRDefault="00160612" w:rsidP="000B4BD9">
            <w:pPr>
              <w:widowControl/>
              <w:jc w:val="right"/>
              <w:rPr>
                <w:rFonts w:cs="Times New Roman"/>
                <w:color w:val="000000"/>
                <w:kern w:val="0"/>
                <w:sz w:val="18"/>
                <w:szCs w:val="18"/>
                <w:lang w:eastAsia="en-US"/>
              </w:rPr>
            </w:pPr>
          </w:p>
        </w:tc>
      </w:tr>
      <w:tr w:rsidR="00160612" w:rsidRPr="00BE5E2E" w14:paraId="20359EE5" w14:textId="77777777" w:rsidTr="001079B0">
        <w:trPr>
          <w:trHeight w:val="285"/>
        </w:trPr>
        <w:tc>
          <w:tcPr>
            <w:tcW w:w="2785" w:type="dxa"/>
            <w:tcBorders>
              <w:top w:val="nil"/>
              <w:left w:val="single" w:sz="4" w:space="0" w:color="auto"/>
              <w:bottom w:val="single" w:sz="4" w:space="0" w:color="auto"/>
              <w:right w:val="single" w:sz="4" w:space="0" w:color="auto"/>
            </w:tcBorders>
            <w:shd w:val="clear" w:color="000000" w:fill="FFFFFF"/>
            <w:vAlign w:val="center"/>
            <w:hideMark/>
          </w:tcPr>
          <w:p w14:paraId="59BE2CD2"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Weighted Avg</w:t>
            </w:r>
          </w:p>
        </w:tc>
        <w:tc>
          <w:tcPr>
            <w:tcW w:w="990" w:type="dxa"/>
            <w:tcBorders>
              <w:top w:val="nil"/>
              <w:left w:val="nil"/>
              <w:bottom w:val="single" w:sz="4" w:space="0" w:color="auto"/>
              <w:right w:val="nil"/>
            </w:tcBorders>
            <w:shd w:val="clear" w:color="000000" w:fill="FFFFFF"/>
            <w:vAlign w:val="center"/>
            <w:hideMark/>
          </w:tcPr>
          <w:p w14:paraId="6FCA54F2" w14:textId="571460B3" w:rsidR="00160612" w:rsidRPr="00BE5E2E" w:rsidRDefault="00160612"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w:t>
            </w:r>
            <w:r w:rsidR="00B31947" w:rsidRPr="00BE5E2E">
              <w:rPr>
                <w:rFonts w:cs="Times New Roman"/>
                <w:color w:val="000000"/>
                <w:kern w:val="0"/>
                <w:sz w:val="18"/>
                <w:szCs w:val="18"/>
                <w:lang w:eastAsia="en-US"/>
              </w:rPr>
              <w:t>7</w:t>
            </w:r>
            <w:r w:rsidR="00645D57" w:rsidRPr="00BE5E2E">
              <w:rPr>
                <w:rFonts w:cs="Times New Roman"/>
                <w:color w:val="000000"/>
                <w:kern w:val="0"/>
                <w:sz w:val="18"/>
                <w:szCs w:val="18"/>
                <w:lang w:eastAsia="en-US"/>
              </w:rPr>
              <w:t>26</w:t>
            </w:r>
          </w:p>
        </w:tc>
        <w:tc>
          <w:tcPr>
            <w:tcW w:w="990" w:type="dxa"/>
            <w:gridSpan w:val="2"/>
            <w:tcBorders>
              <w:top w:val="nil"/>
              <w:left w:val="nil"/>
              <w:bottom w:val="single" w:sz="4" w:space="0" w:color="auto"/>
              <w:right w:val="nil"/>
            </w:tcBorders>
            <w:shd w:val="clear" w:color="000000" w:fill="FFFFFF"/>
            <w:vAlign w:val="center"/>
            <w:hideMark/>
          </w:tcPr>
          <w:p w14:paraId="4029ADE4" w14:textId="1683418D" w:rsidR="00160612" w:rsidRPr="00BE5E2E" w:rsidRDefault="00160612"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w:t>
            </w:r>
            <w:r w:rsidR="00357064" w:rsidRPr="00BE5E2E">
              <w:rPr>
                <w:rFonts w:cs="Times New Roman"/>
                <w:color w:val="000000"/>
                <w:kern w:val="0"/>
                <w:sz w:val="18"/>
                <w:szCs w:val="18"/>
                <w:lang w:eastAsia="en-US"/>
              </w:rPr>
              <w:t>664</w:t>
            </w:r>
          </w:p>
        </w:tc>
        <w:tc>
          <w:tcPr>
            <w:tcW w:w="720" w:type="dxa"/>
            <w:gridSpan w:val="2"/>
            <w:tcBorders>
              <w:top w:val="nil"/>
              <w:left w:val="nil"/>
              <w:bottom w:val="single" w:sz="4" w:space="0" w:color="auto"/>
              <w:right w:val="nil"/>
            </w:tcBorders>
            <w:shd w:val="clear" w:color="000000" w:fill="FFFFFF"/>
            <w:vAlign w:val="center"/>
            <w:hideMark/>
          </w:tcPr>
          <w:p w14:paraId="1A00E5E9" w14:textId="7BC85066" w:rsidR="00160612" w:rsidRPr="00BE5E2E" w:rsidRDefault="00160612" w:rsidP="0016061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0.7</w:t>
            </w:r>
            <w:r w:rsidR="00A409E7" w:rsidRPr="00BE5E2E">
              <w:rPr>
                <w:rFonts w:cs="Times New Roman"/>
                <w:color w:val="000000"/>
                <w:kern w:val="0"/>
                <w:sz w:val="18"/>
                <w:szCs w:val="18"/>
                <w:lang w:eastAsia="en-US"/>
              </w:rPr>
              <w:t>50</w:t>
            </w:r>
          </w:p>
        </w:tc>
        <w:tc>
          <w:tcPr>
            <w:tcW w:w="1080" w:type="dxa"/>
            <w:gridSpan w:val="2"/>
            <w:tcBorders>
              <w:top w:val="nil"/>
              <w:left w:val="nil"/>
              <w:bottom w:val="single" w:sz="4" w:space="0" w:color="auto"/>
              <w:right w:val="single" w:sz="4" w:space="0" w:color="auto"/>
            </w:tcBorders>
            <w:shd w:val="clear" w:color="000000" w:fill="FFFFFF"/>
            <w:vAlign w:val="center"/>
            <w:hideMark/>
          </w:tcPr>
          <w:p w14:paraId="2F80EC92" w14:textId="77777777" w:rsidR="00160612" w:rsidRPr="00BE5E2E" w:rsidRDefault="00160612" w:rsidP="005A580E">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 </w:t>
            </w:r>
          </w:p>
        </w:tc>
        <w:tc>
          <w:tcPr>
            <w:tcW w:w="900" w:type="dxa"/>
            <w:tcBorders>
              <w:top w:val="nil"/>
              <w:left w:val="nil"/>
              <w:bottom w:val="single" w:sz="4" w:space="0" w:color="auto"/>
              <w:right w:val="nil"/>
            </w:tcBorders>
            <w:shd w:val="clear" w:color="000000" w:fill="FFFFFF"/>
            <w:vAlign w:val="center"/>
            <w:hideMark/>
          </w:tcPr>
          <w:p w14:paraId="0000571D" w14:textId="725593C6" w:rsidR="00160612" w:rsidRPr="00BE5E2E" w:rsidRDefault="00160612" w:rsidP="00E171DE">
            <w:pPr>
              <w:widowControl/>
              <w:jc w:val="right"/>
              <w:rPr>
                <w:rFonts w:cs="Times New Roman"/>
                <w:color w:val="000000"/>
                <w:kern w:val="0"/>
                <w:sz w:val="18"/>
                <w:szCs w:val="18"/>
                <w:lang w:eastAsia="en-US"/>
              </w:rPr>
            </w:pPr>
          </w:p>
        </w:tc>
        <w:tc>
          <w:tcPr>
            <w:tcW w:w="1085" w:type="dxa"/>
            <w:tcBorders>
              <w:top w:val="nil"/>
              <w:left w:val="nil"/>
              <w:bottom w:val="single" w:sz="4" w:space="0" w:color="auto"/>
              <w:right w:val="single" w:sz="4" w:space="0" w:color="auto"/>
            </w:tcBorders>
            <w:shd w:val="clear" w:color="000000" w:fill="FFFFFF"/>
            <w:vAlign w:val="center"/>
            <w:hideMark/>
          </w:tcPr>
          <w:p w14:paraId="281A9E3F" w14:textId="77777777" w:rsidR="00160612" w:rsidRPr="00BE5E2E" w:rsidRDefault="00160612" w:rsidP="00160612">
            <w:pPr>
              <w:widowControl/>
              <w:jc w:val="left"/>
              <w:rPr>
                <w:rFonts w:cs="Times New Roman"/>
                <w:color w:val="000000"/>
                <w:kern w:val="0"/>
                <w:sz w:val="18"/>
                <w:szCs w:val="18"/>
                <w:lang w:eastAsia="en-US"/>
              </w:rPr>
            </w:pPr>
            <w:r w:rsidRPr="00BE5E2E">
              <w:rPr>
                <w:rFonts w:cs="Times New Roman"/>
                <w:color w:val="000000"/>
                <w:kern w:val="0"/>
                <w:sz w:val="18"/>
                <w:szCs w:val="18"/>
                <w:lang w:eastAsia="en-US"/>
              </w:rPr>
              <w:t> </w:t>
            </w:r>
          </w:p>
        </w:tc>
      </w:tr>
      <w:tr w:rsidR="00D03548" w:rsidRPr="00BE5E2E" w14:paraId="7D7F04F4" w14:textId="77777777" w:rsidTr="001079B0">
        <w:trPr>
          <w:trHeight w:val="285"/>
        </w:trPr>
        <w:tc>
          <w:tcPr>
            <w:tcW w:w="2785" w:type="dxa"/>
            <w:tcBorders>
              <w:top w:val="single" w:sz="4" w:space="0" w:color="auto"/>
              <w:left w:val="single" w:sz="4" w:space="0" w:color="auto"/>
              <w:bottom w:val="single" w:sz="4" w:space="0" w:color="auto"/>
            </w:tcBorders>
            <w:shd w:val="clear" w:color="000000" w:fill="FFFFFF"/>
            <w:vAlign w:val="center"/>
          </w:tcPr>
          <w:p w14:paraId="0E13DA8B" w14:textId="20931B9D" w:rsidR="00D03548" w:rsidRPr="00BE5E2E" w:rsidRDefault="00D03548" w:rsidP="00160612">
            <w:pPr>
              <w:widowControl/>
              <w:jc w:val="left"/>
              <w:rPr>
                <w:rFonts w:cs="Times New Roman"/>
                <w:b/>
                <w:bCs/>
                <w:color w:val="000000"/>
                <w:kern w:val="0"/>
                <w:sz w:val="18"/>
                <w:szCs w:val="18"/>
                <w:lang w:eastAsia="en-US"/>
              </w:rPr>
            </w:pPr>
            <w:r w:rsidRPr="00BE5E2E">
              <w:rPr>
                <w:rFonts w:cs="Times New Roman"/>
                <w:b/>
                <w:bCs/>
                <w:color w:val="000000"/>
                <w:kern w:val="0"/>
                <w:sz w:val="18"/>
                <w:szCs w:val="18"/>
                <w:lang w:eastAsia="en-US"/>
              </w:rPr>
              <w:t xml:space="preserve">IPIR </w:t>
            </w:r>
            <w:r w:rsidR="00803807" w:rsidRPr="00BE5E2E">
              <w:rPr>
                <w:rFonts w:cs="Times New Roman"/>
                <w:b/>
                <w:bCs/>
                <w:color w:val="000000"/>
                <w:kern w:val="0"/>
                <w:sz w:val="18"/>
                <w:szCs w:val="18"/>
                <w:lang w:eastAsia="en-US"/>
              </w:rPr>
              <w:t>Extraction</w:t>
            </w:r>
          </w:p>
        </w:tc>
        <w:tc>
          <w:tcPr>
            <w:tcW w:w="1081" w:type="dxa"/>
            <w:gridSpan w:val="2"/>
            <w:tcBorders>
              <w:top w:val="single" w:sz="4" w:space="0" w:color="auto"/>
              <w:bottom w:val="single" w:sz="4" w:space="0" w:color="auto"/>
            </w:tcBorders>
            <w:shd w:val="clear" w:color="000000" w:fill="FFFFFF"/>
            <w:vAlign w:val="center"/>
          </w:tcPr>
          <w:p w14:paraId="2AB3CB35" w14:textId="77777777" w:rsidR="00D03548" w:rsidRPr="00BE5E2E" w:rsidRDefault="00D03548" w:rsidP="00160612">
            <w:pPr>
              <w:widowControl/>
              <w:jc w:val="right"/>
              <w:rPr>
                <w:rFonts w:cs="Times New Roman"/>
                <w:color w:val="000000"/>
                <w:kern w:val="0"/>
                <w:sz w:val="18"/>
                <w:szCs w:val="18"/>
                <w:lang w:eastAsia="en-US"/>
              </w:rPr>
            </w:pPr>
          </w:p>
        </w:tc>
        <w:tc>
          <w:tcPr>
            <w:tcW w:w="989" w:type="dxa"/>
            <w:gridSpan w:val="2"/>
            <w:tcBorders>
              <w:top w:val="single" w:sz="4" w:space="0" w:color="auto"/>
              <w:bottom w:val="single" w:sz="4" w:space="0" w:color="auto"/>
            </w:tcBorders>
            <w:shd w:val="clear" w:color="000000" w:fill="FFFFFF"/>
            <w:vAlign w:val="center"/>
          </w:tcPr>
          <w:p w14:paraId="4E877962" w14:textId="77777777" w:rsidR="00D03548" w:rsidRPr="00BE5E2E" w:rsidRDefault="00D03548" w:rsidP="00160612">
            <w:pPr>
              <w:widowControl/>
              <w:jc w:val="right"/>
              <w:rPr>
                <w:rFonts w:cs="Times New Roman"/>
                <w:color w:val="000000"/>
                <w:kern w:val="0"/>
                <w:sz w:val="18"/>
                <w:szCs w:val="18"/>
                <w:lang w:eastAsia="en-US"/>
              </w:rPr>
            </w:pPr>
          </w:p>
        </w:tc>
        <w:tc>
          <w:tcPr>
            <w:tcW w:w="720" w:type="dxa"/>
            <w:gridSpan w:val="2"/>
            <w:tcBorders>
              <w:top w:val="single" w:sz="4" w:space="0" w:color="auto"/>
              <w:bottom w:val="single" w:sz="4" w:space="0" w:color="auto"/>
            </w:tcBorders>
            <w:shd w:val="clear" w:color="000000" w:fill="FFFFFF"/>
            <w:vAlign w:val="center"/>
          </w:tcPr>
          <w:p w14:paraId="3E48893B" w14:textId="77777777" w:rsidR="00D03548" w:rsidRPr="00BE5E2E" w:rsidRDefault="00D03548" w:rsidP="00160612">
            <w:pPr>
              <w:widowControl/>
              <w:jc w:val="right"/>
              <w:rPr>
                <w:rFonts w:cs="Times New Roman"/>
                <w:color w:val="000000"/>
                <w:kern w:val="0"/>
                <w:sz w:val="18"/>
                <w:szCs w:val="18"/>
                <w:lang w:eastAsia="en-US"/>
              </w:rPr>
            </w:pPr>
          </w:p>
        </w:tc>
        <w:tc>
          <w:tcPr>
            <w:tcW w:w="990" w:type="dxa"/>
            <w:tcBorders>
              <w:top w:val="single" w:sz="4" w:space="0" w:color="auto"/>
              <w:bottom w:val="single" w:sz="4" w:space="0" w:color="auto"/>
            </w:tcBorders>
            <w:shd w:val="clear" w:color="000000" w:fill="FFFFFF"/>
            <w:vAlign w:val="center"/>
          </w:tcPr>
          <w:p w14:paraId="7FC57419" w14:textId="77777777" w:rsidR="00D03548" w:rsidRPr="00BE5E2E" w:rsidRDefault="00D03548" w:rsidP="005A580E">
            <w:pPr>
              <w:widowControl/>
              <w:jc w:val="right"/>
              <w:rPr>
                <w:rFonts w:cs="Times New Roman"/>
                <w:color w:val="000000"/>
                <w:kern w:val="0"/>
                <w:sz w:val="18"/>
                <w:szCs w:val="18"/>
                <w:lang w:eastAsia="en-US"/>
              </w:rPr>
            </w:pPr>
          </w:p>
        </w:tc>
        <w:tc>
          <w:tcPr>
            <w:tcW w:w="900" w:type="dxa"/>
            <w:tcBorders>
              <w:top w:val="single" w:sz="4" w:space="0" w:color="auto"/>
              <w:bottom w:val="single" w:sz="4" w:space="0" w:color="auto"/>
            </w:tcBorders>
            <w:shd w:val="clear" w:color="000000" w:fill="FFFFFF"/>
            <w:vAlign w:val="center"/>
          </w:tcPr>
          <w:p w14:paraId="5503D0DA" w14:textId="77777777" w:rsidR="00D03548" w:rsidRPr="00BE5E2E" w:rsidRDefault="00D03548" w:rsidP="009410BA">
            <w:pPr>
              <w:widowControl/>
              <w:jc w:val="right"/>
              <w:rPr>
                <w:rFonts w:cs="Times New Roman"/>
                <w:color w:val="000000"/>
                <w:kern w:val="0"/>
                <w:sz w:val="18"/>
                <w:szCs w:val="18"/>
                <w:lang w:eastAsia="en-US"/>
              </w:rPr>
            </w:pPr>
          </w:p>
        </w:tc>
        <w:tc>
          <w:tcPr>
            <w:tcW w:w="1085" w:type="dxa"/>
            <w:tcBorders>
              <w:top w:val="single" w:sz="4" w:space="0" w:color="auto"/>
              <w:bottom w:val="single" w:sz="4" w:space="0" w:color="auto"/>
              <w:right w:val="single" w:sz="4" w:space="0" w:color="auto"/>
            </w:tcBorders>
            <w:shd w:val="clear" w:color="000000" w:fill="FFFFFF"/>
            <w:vAlign w:val="center"/>
          </w:tcPr>
          <w:p w14:paraId="0E701915" w14:textId="77777777" w:rsidR="00D03548" w:rsidRPr="00BE5E2E" w:rsidRDefault="00D03548" w:rsidP="00160612">
            <w:pPr>
              <w:widowControl/>
              <w:jc w:val="left"/>
              <w:rPr>
                <w:rFonts w:cs="Times New Roman"/>
                <w:color w:val="000000"/>
                <w:kern w:val="0"/>
                <w:sz w:val="18"/>
                <w:szCs w:val="18"/>
                <w:lang w:eastAsia="en-US"/>
              </w:rPr>
            </w:pPr>
          </w:p>
        </w:tc>
      </w:tr>
      <w:tr w:rsidR="00264652" w:rsidRPr="00BE5E2E" w14:paraId="17BFA023" w14:textId="77777777" w:rsidTr="001079B0">
        <w:trPr>
          <w:trHeight w:val="285"/>
        </w:trPr>
        <w:tc>
          <w:tcPr>
            <w:tcW w:w="2785" w:type="dxa"/>
            <w:tcBorders>
              <w:top w:val="single" w:sz="4" w:space="0" w:color="auto"/>
              <w:left w:val="single" w:sz="4" w:space="0" w:color="auto"/>
              <w:bottom w:val="single" w:sz="4" w:space="0" w:color="auto"/>
              <w:right w:val="single" w:sz="4" w:space="0" w:color="auto"/>
            </w:tcBorders>
            <w:shd w:val="clear" w:color="000000" w:fill="FFFFFF"/>
            <w:vAlign w:val="center"/>
          </w:tcPr>
          <w:p w14:paraId="7E2DFF9A" w14:textId="43D495C8" w:rsidR="00264652" w:rsidRPr="00BE5E2E" w:rsidRDefault="00264652" w:rsidP="00264652">
            <w:pPr>
              <w:widowControl/>
              <w:jc w:val="left"/>
              <w:rPr>
                <w:rFonts w:cs="Times New Roman"/>
                <w:color w:val="000000"/>
                <w:kern w:val="0"/>
                <w:sz w:val="18"/>
                <w:szCs w:val="18"/>
                <w:lang w:eastAsia="en-US"/>
              </w:rPr>
            </w:pPr>
          </w:p>
        </w:tc>
        <w:tc>
          <w:tcPr>
            <w:tcW w:w="3780"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275732" w14:textId="627DC325" w:rsidR="00264652" w:rsidRPr="00BE5E2E" w:rsidRDefault="009A7113" w:rsidP="009A7113">
            <w:pPr>
              <w:widowControl/>
              <w:jc w:val="center"/>
              <w:rPr>
                <w:rFonts w:cs="Times New Roman"/>
                <w:color w:val="000000"/>
                <w:kern w:val="0"/>
                <w:sz w:val="18"/>
                <w:szCs w:val="18"/>
                <w:lang w:eastAsia="en-US"/>
              </w:rPr>
            </w:pPr>
            <w:r w:rsidRPr="00BE5E2E">
              <w:rPr>
                <w:rFonts w:cs="Times New Roman"/>
                <w:color w:val="000000"/>
                <w:kern w:val="0"/>
                <w:sz w:val="18"/>
                <w:szCs w:val="18"/>
                <w:lang w:eastAsia="en-US"/>
              </w:rPr>
              <w:t>Not the subject of this paper</w:t>
            </w:r>
          </w:p>
        </w:tc>
        <w:tc>
          <w:tcPr>
            <w:tcW w:w="900" w:type="dxa"/>
            <w:tcBorders>
              <w:top w:val="single" w:sz="4" w:space="0" w:color="auto"/>
              <w:left w:val="single" w:sz="4" w:space="0" w:color="auto"/>
              <w:bottom w:val="single" w:sz="4" w:space="0" w:color="auto"/>
              <w:right w:val="single" w:sz="4" w:space="0" w:color="auto"/>
            </w:tcBorders>
            <w:shd w:val="clear" w:color="000000" w:fill="FFFFFF"/>
            <w:vAlign w:val="center"/>
          </w:tcPr>
          <w:p w14:paraId="754908A8" w14:textId="521E31C1" w:rsidR="00264652" w:rsidRPr="00BE5E2E" w:rsidRDefault="00264652" w:rsidP="00264652">
            <w:pPr>
              <w:widowControl/>
              <w:jc w:val="right"/>
              <w:rPr>
                <w:rFonts w:cs="Times New Roman"/>
                <w:color w:val="000000"/>
                <w:kern w:val="0"/>
                <w:sz w:val="18"/>
                <w:szCs w:val="18"/>
                <w:lang w:eastAsia="en-US"/>
              </w:rPr>
            </w:pPr>
            <w:r w:rsidRPr="00BE5E2E">
              <w:rPr>
                <w:rFonts w:cs="Times New Roman"/>
                <w:color w:val="000000"/>
                <w:kern w:val="0"/>
                <w:sz w:val="18"/>
                <w:szCs w:val="18"/>
                <w:lang w:eastAsia="en-US"/>
              </w:rPr>
              <w:t>.699</w:t>
            </w:r>
          </w:p>
        </w:tc>
        <w:tc>
          <w:tcPr>
            <w:tcW w:w="1085" w:type="dxa"/>
            <w:tcBorders>
              <w:top w:val="single" w:sz="4" w:space="0" w:color="auto"/>
              <w:left w:val="single" w:sz="4" w:space="0" w:color="auto"/>
              <w:bottom w:val="single" w:sz="4" w:space="0" w:color="auto"/>
              <w:right w:val="single" w:sz="4" w:space="0" w:color="auto"/>
            </w:tcBorders>
            <w:shd w:val="clear" w:color="000000" w:fill="FFFFFF"/>
            <w:vAlign w:val="center"/>
          </w:tcPr>
          <w:p w14:paraId="0DDDF9AA" w14:textId="77777777" w:rsidR="00264652" w:rsidRPr="00BE5E2E" w:rsidRDefault="00264652" w:rsidP="00264652">
            <w:pPr>
              <w:widowControl/>
              <w:jc w:val="left"/>
              <w:rPr>
                <w:rFonts w:cs="Times New Roman"/>
                <w:color w:val="000000"/>
                <w:kern w:val="0"/>
                <w:sz w:val="18"/>
                <w:szCs w:val="18"/>
                <w:lang w:eastAsia="en-US"/>
              </w:rPr>
            </w:pPr>
          </w:p>
        </w:tc>
      </w:tr>
      <w:tr w:rsidR="00264652" w:rsidRPr="00BE5E2E" w:rsidDel="002F401B" w14:paraId="322E7135" w14:textId="1A18E063" w:rsidTr="00503C42">
        <w:trPr>
          <w:trHeight w:val="285"/>
          <w:del w:id="484" w:author="Divita, Guy (NIH/CC) [C]" w:date="2025-07-21T11:13:00Z"/>
        </w:trPr>
        <w:tc>
          <w:tcPr>
            <w:tcW w:w="2785"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bottom"/>
          </w:tcPr>
          <w:p w14:paraId="1AE54FFC" w14:textId="0ADD956F" w:rsidR="00264652" w:rsidRPr="00BE5E2E" w:rsidDel="002F401B" w:rsidRDefault="00264652" w:rsidP="00264652">
            <w:pPr>
              <w:widowControl/>
              <w:jc w:val="left"/>
              <w:rPr>
                <w:del w:id="485" w:author="Divita, Guy (NIH/CC) [C]" w:date="2025-07-21T11:13:00Z" w16du:dateUtc="2025-07-21T15:13:00Z"/>
                <w:rFonts w:cs="Times New Roman"/>
                <w:color w:val="000000"/>
                <w:kern w:val="0"/>
                <w:sz w:val="18"/>
                <w:szCs w:val="18"/>
                <w:lang w:eastAsia="en-US"/>
              </w:rPr>
            </w:pPr>
            <w:del w:id="486" w:author="Divita, Guy (NIH/CC) [C]" w:date="2025-07-21T11:13:00Z" w16du:dateUtc="2025-07-21T15:13:00Z">
              <w:r w:rsidRPr="00BE5E2E" w:rsidDel="002F401B">
                <w:rPr>
                  <w:rFonts w:cs="Times New Roman"/>
                  <w:color w:val="000000"/>
                  <w:kern w:val="0"/>
                  <w:sz w:val="18"/>
                  <w:szCs w:val="18"/>
                  <w:lang w:eastAsia="en-US"/>
                </w:rPr>
                <w:delText>Peach cell backgrounds</w:delText>
              </w:r>
            </w:del>
          </w:p>
        </w:tc>
        <w:tc>
          <w:tcPr>
            <w:tcW w:w="5765" w:type="dxa"/>
            <w:gridSpan w:val="9"/>
            <w:tcBorders>
              <w:top w:val="single" w:sz="4" w:space="0" w:color="auto"/>
              <w:left w:val="single" w:sz="4" w:space="0" w:color="auto"/>
              <w:bottom w:val="single" w:sz="4" w:space="0" w:color="auto"/>
              <w:right w:val="single" w:sz="4" w:space="0" w:color="auto"/>
            </w:tcBorders>
            <w:shd w:val="clear" w:color="auto" w:fill="F7CAAC" w:themeFill="accent2" w:themeFillTint="66"/>
            <w:vAlign w:val="bottom"/>
          </w:tcPr>
          <w:p w14:paraId="321A334A" w14:textId="71BA7B4B" w:rsidR="00264652" w:rsidRPr="00BE5E2E" w:rsidDel="002F401B" w:rsidRDefault="00264652" w:rsidP="00264652">
            <w:pPr>
              <w:widowControl/>
              <w:jc w:val="left"/>
              <w:rPr>
                <w:del w:id="487" w:author="Divita, Guy (NIH/CC) [C]" w:date="2025-07-21T11:13:00Z" w16du:dateUtc="2025-07-21T15:13:00Z"/>
                <w:rFonts w:cs="Times New Roman"/>
                <w:color w:val="000000"/>
                <w:kern w:val="0"/>
                <w:sz w:val="18"/>
                <w:szCs w:val="18"/>
                <w:lang w:eastAsia="en-US"/>
              </w:rPr>
            </w:pPr>
            <w:del w:id="488" w:author="Divita, Guy (NIH/CC) [C]" w:date="2025-07-21T11:13:00Z" w16du:dateUtc="2025-07-21T15:13:00Z">
              <w:r w:rsidRPr="00BE5E2E" w:rsidDel="002F401B">
                <w:rPr>
                  <w:rFonts w:cs="Times New Roman"/>
                  <w:color w:val="000000"/>
                  <w:kern w:val="0"/>
                  <w:sz w:val="18"/>
                  <w:szCs w:val="18"/>
                  <w:lang w:eastAsia="en-US"/>
                </w:rPr>
                <w:delText>Highlight categories that were seen in the IRR and adequate training examples</w:delText>
              </w:r>
            </w:del>
          </w:p>
        </w:tc>
      </w:tr>
    </w:tbl>
    <w:p w14:paraId="6EBC7A2E" w14:textId="77777777" w:rsidR="004C52AF" w:rsidRDefault="004C52AF" w:rsidP="00ED3068">
      <w:pPr>
        <w:jc w:val="left"/>
        <w:rPr>
          <w:rFonts w:cs="Times New Roman"/>
          <w:sz w:val="24"/>
          <w:szCs w:val="24"/>
        </w:rPr>
      </w:pPr>
    </w:p>
    <w:p w14:paraId="21C70384" w14:textId="1682747C" w:rsidR="0099136D" w:rsidRDefault="00ED3068" w:rsidP="00ED3068">
      <w:pPr>
        <w:pStyle w:val="Heading1"/>
      </w:pPr>
      <w:r>
        <w:t>Error</w:t>
      </w:r>
      <w:r w:rsidR="00815FF9">
        <w:t xml:space="preserve"> Analysis </w:t>
      </w:r>
    </w:p>
    <w:p w14:paraId="78A8FD95" w14:textId="3DF88F50" w:rsidR="00E03CA1" w:rsidRDefault="00FE5D78" w:rsidP="00161058">
      <w:r>
        <w:t xml:space="preserve">Among the common </w:t>
      </w:r>
      <w:r w:rsidR="00F67FB3">
        <w:t xml:space="preserve">failures were </w:t>
      </w:r>
      <w:r w:rsidR="007E06EF">
        <w:t xml:space="preserve">semi-templated </w:t>
      </w:r>
      <w:r w:rsidR="003961CA">
        <w:t>formats</w:t>
      </w:r>
      <w:r w:rsidR="0061659E">
        <w:t xml:space="preserve">, mostly in the form of slot: value constructions where the sentence segmentor was inconsistent with either chunking </w:t>
      </w:r>
      <w:r w:rsidR="003969D4">
        <w:t>too much as one sentence</w:t>
      </w:r>
      <w:r w:rsidR="00834451">
        <w:t xml:space="preserve">, inadvertently scooping up whole sections as a </w:t>
      </w:r>
      <w:r w:rsidR="00924996">
        <w:t xml:space="preserve">sentence to be </w:t>
      </w:r>
      <w:r w:rsidR="004147EA">
        <w:t>classified or</w:t>
      </w:r>
      <w:r w:rsidR="00924996">
        <w:t xml:space="preserve"> splitting up </w:t>
      </w:r>
      <w:r w:rsidR="00DA75F0">
        <w:t xml:space="preserve">the slot or question part as one sentence, and the value or answer part in a second sentence. </w:t>
      </w:r>
      <w:r w:rsidR="00022F30">
        <w:t xml:space="preserve">This created situations where </w:t>
      </w:r>
      <w:r w:rsidR="00512A8A">
        <w:t>annotator</w:t>
      </w:r>
      <w:r w:rsidR="00EB6FA0">
        <w:t>s</w:t>
      </w:r>
      <w:r w:rsidR="00512A8A">
        <w:t xml:space="preserve"> marked</w:t>
      </w:r>
      <w:r w:rsidR="002050D1">
        <w:t xml:space="preserve"> </w:t>
      </w:r>
      <w:r w:rsidR="00193BCA">
        <w:t>sentence</w:t>
      </w:r>
      <w:r w:rsidR="002050D1">
        <w:t>s</w:t>
      </w:r>
      <w:r w:rsidR="00193BCA">
        <w:t xml:space="preserve"> </w:t>
      </w:r>
      <w:r w:rsidR="009C3FEB">
        <w:t>consisting of</w:t>
      </w:r>
      <w:r w:rsidR="00193BCA">
        <w:t xml:space="preserve"> “Yes”</w:t>
      </w:r>
      <w:r w:rsidR="00F15914">
        <w:t xml:space="preserve">, </w:t>
      </w:r>
      <w:r w:rsidR="002050D1">
        <w:t>because it was the answer to</w:t>
      </w:r>
      <w:r w:rsidR="005576C1">
        <w:t xml:space="preserve"> a </w:t>
      </w:r>
      <w:r w:rsidR="00EB6FA0">
        <w:t xml:space="preserve">relevant </w:t>
      </w:r>
      <w:r w:rsidR="005576C1">
        <w:t xml:space="preserve">question </w:t>
      </w:r>
      <w:r w:rsidR="004E0BD2">
        <w:t xml:space="preserve">posed </w:t>
      </w:r>
      <w:r w:rsidR="0078764A">
        <w:t>as the slot</w:t>
      </w:r>
      <w:r w:rsidR="00896926">
        <w:t xml:space="preserve"> </w:t>
      </w:r>
      <w:r w:rsidR="002F0C7C">
        <w:t>in the prior sentence</w:t>
      </w:r>
      <w:r w:rsidR="000D5AB0">
        <w:t>.</w:t>
      </w:r>
    </w:p>
    <w:p w14:paraId="78B92DCB" w14:textId="77777777" w:rsidR="00E03CA1" w:rsidRDefault="00E03CA1" w:rsidP="00161058"/>
    <w:p w14:paraId="0614681A" w14:textId="12F1F372" w:rsidR="00FE5D78" w:rsidRDefault="00E52AD2" w:rsidP="00161058">
      <w:pPr>
        <w:rPr>
          <w:del w:id="489" w:author="Sacco, Maryanne (NIH/CC/RMD) [C]" w:date="2025-07-17T16:24:00Z" w16du:dateUtc="2025-07-17T20:24:00Z"/>
        </w:rPr>
      </w:pPr>
      <w:r>
        <w:t>Similarly,</w:t>
      </w:r>
      <w:r w:rsidR="003769AA">
        <w:t xml:space="preserve"> relevant question</w:t>
      </w:r>
      <w:r w:rsidR="003A5AD8">
        <w:t>s</w:t>
      </w:r>
      <w:r w:rsidR="00944123">
        <w:t xml:space="preserve"> with no </w:t>
      </w:r>
      <w:r w:rsidR="00E343F8">
        <w:t xml:space="preserve">or negated answers as the next sentence also were </w:t>
      </w:r>
      <w:r w:rsidR="001F247E">
        <w:t>the sources of failure, where the NER would</w:t>
      </w:r>
      <w:r w:rsidR="00253B5D">
        <w:t xml:space="preserve"> identify</w:t>
      </w:r>
      <w:r w:rsidR="001F247E">
        <w:t xml:space="preserve"> the question as </w:t>
      </w:r>
      <w:r w:rsidR="00253B5D">
        <w:t>relevant</w:t>
      </w:r>
      <w:r w:rsidR="00BA164D">
        <w:t xml:space="preserve"> when </w:t>
      </w:r>
      <w:r w:rsidR="004B3375">
        <w:t xml:space="preserve">it was not because it had no </w:t>
      </w:r>
      <w:r w:rsidR="000E591F">
        <w:t>answer.</w:t>
      </w:r>
      <w:r w:rsidR="00AF36F4">
        <w:t xml:space="preserve"> </w:t>
      </w:r>
      <w:r w:rsidR="000B4964">
        <w:t xml:space="preserve"> </w:t>
      </w:r>
    </w:p>
    <w:p w14:paraId="21D138CF" w14:textId="3A299B68" w:rsidR="00AF5416" w:rsidRDefault="00B93DA1" w:rsidP="00161058">
      <w:r>
        <w:t xml:space="preserve">There were </w:t>
      </w:r>
      <w:r w:rsidR="000E2D42">
        <w:t>a number of t</w:t>
      </w:r>
      <w:r w:rsidR="00BE01B9">
        <w:t>emplated recreation therapy</w:t>
      </w:r>
      <w:r w:rsidR="000E2D42">
        <w:t xml:space="preserve"> notes</w:t>
      </w:r>
      <w:r w:rsidR="00A319CB">
        <w:t xml:space="preserve"> in this corpus</w:t>
      </w:r>
      <w:r w:rsidR="00CD6C65">
        <w:t xml:space="preserve"> that turned out to be a source of inconsistency among the</w:t>
      </w:r>
      <w:ins w:id="490" w:author="Divita, Guy (NIH/CC) [C]" w:date="2025-07-21T11:13:00Z" w16du:dateUtc="2025-07-21T15:13:00Z">
        <w:r w:rsidR="004E5404">
          <w:t xml:space="preserve"> domain experts</w:t>
        </w:r>
      </w:ins>
      <w:r w:rsidR="00CD6C65">
        <w:t xml:space="preserve"> </w:t>
      </w:r>
      <w:commentRangeStart w:id="491"/>
      <w:commentRangeStart w:id="492"/>
      <w:del w:id="493" w:author="Divita, Guy (NIH/CC) [C]" w:date="2025-07-21T11:14:00Z" w16du:dateUtc="2025-07-21T15:14:00Z">
        <w:r w:rsidR="00CD6C65" w:rsidDel="004E5404">
          <w:delText>annotators</w:delText>
        </w:r>
        <w:commentRangeEnd w:id="491"/>
        <w:r w:rsidR="002A6116" w:rsidDel="004E5404">
          <w:rPr>
            <w:rStyle w:val="CommentReference"/>
            <w:sz w:val="21"/>
            <w:szCs w:val="21"/>
          </w:rPr>
          <w:commentReference w:id="491"/>
        </w:r>
        <w:commentRangeEnd w:id="492"/>
        <w:r w:rsidDel="004E5404">
          <w:rPr>
            <w:rStyle w:val="CommentReference"/>
            <w:sz w:val="21"/>
            <w:szCs w:val="21"/>
          </w:rPr>
          <w:commentReference w:id="492"/>
        </w:r>
        <w:r w:rsidR="00CD6C65" w:rsidDel="004E5404">
          <w:delText xml:space="preserve"> </w:delText>
        </w:r>
      </w:del>
      <w:r w:rsidR="00CD6C65">
        <w:t xml:space="preserve">for the </w:t>
      </w:r>
      <w:r w:rsidR="00671254">
        <w:t>ComCog</w:t>
      </w:r>
      <w:r w:rsidR="00CD6C65">
        <w:t xml:space="preserve"> </w:t>
      </w:r>
      <w:r w:rsidR="00FA0628">
        <w:t xml:space="preserve">classification task. </w:t>
      </w:r>
      <w:r w:rsidR="00631005">
        <w:t xml:space="preserve">These were so prevalent that we </w:t>
      </w:r>
      <w:r w:rsidR="00312987">
        <w:t>review</w:t>
      </w:r>
      <w:r w:rsidR="006876D8">
        <w:t>ed</w:t>
      </w:r>
      <w:r w:rsidR="00FD378E">
        <w:t xml:space="preserve"> </w:t>
      </w:r>
      <w:r w:rsidR="00143F9C">
        <w:t>several</w:t>
      </w:r>
      <w:r w:rsidR="006876D8">
        <w:t xml:space="preserve"> of the common</w:t>
      </w:r>
      <w:r w:rsidR="00143F9C">
        <w:t xml:space="preserve"> templates</w:t>
      </w:r>
      <w:r w:rsidR="003D465C">
        <w:t xml:space="preserve"> </w:t>
      </w:r>
      <w:r w:rsidR="00722462">
        <w:t>from the</w:t>
      </w:r>
      <w:r w:rsidR="003D465C">
        <w:t xml:space="preserve"> training set</w:t>
      </w:r>
      <w:r w:rsidR="00143F9C">
        <w:t>,</w:t>
      </w:r>
      <w:r w:rsidR="006876D8">
        <w:t xml:space="preserve"> had the annotators </w:t>
      </w:r>
      <w:r w:rsidR="004321E9">
        <w:t>adjudicate</w:t>
      </w:r>
      <w:r w:rsidR="00E63E18">
        <w:t xml:space="preserve">, and </w:t>
      </w:r>
      <w:r w:rsidR="00263EF8">
        <w:t xml:space="preserve">based on their updated </w:t>
      </w:r>
      <w:r w:rsidR="0061410C">
        <w:t xml:space="preserve">decisions had all the </w:t>
      </w:r>
      <w:r w:rsidR="00B54516">
        <w:t xml:space="preserve">instances of those templates across the entire corpus updated. </w:t>
      </w:r>
      <w:r w:rsidR="00DB393F">
        <w:t xml:space="preserve"> </w:t>
      </w:r>
    </w:p>
    <w:p w14:paraId="06DD549F" w14:textId="77777777" w:rsidR="00AE7FF4" w:rsidRDefault="00AE7FF4" w:rsidP="00161058"/>
    <w:p w14:paraId="450D6D60" w14:textId="2EE86F15" w:rsidR="0037723D" w:rsidRDefault="00B96359" w:rsidP="00161058">
      <w:r>
        <w:t xml:space="preserve">There were multiple categories that had little or no representation either in the </w:t>
      </w:r>
      <w:r w:rsidR="00764922">
        <w:t xml:space="preserve">initial </w:t>
      </w:r>
      <w:r w:rsidR="005E5457">
        <w:t xml:space="preserve">inter-annotator agreement set, training set, </w:t>
      </w:r>
      <w:r w:rsidR="005E12A6">
        <w:t>and/or the test set.</w:t>
      </w:r>
      <w:r w:rsidR="009807A8">
        <w:t xml:space="preserve"> </w:t>
      </w:r>
      <w:r w:rsidR="005E12A6">
        <w:t xml:space="preserve">This </w:t>
      </w:r>
      <w:r w:rsidR="15FFC34D">
        <w:t>raised</w:t>
      </w:r>
      <w:r w:rsidR="009807A8">
        <w:t xml:space="preserve"> </w:t>
      </w:r>
      <w:r w:rsidR="005E12A6">
        <w:t xml:space="preserve">issues when </w:t>
      </w:r>
      <w:r w:rsidR="002272EF">
        <w:t xml:space="preserve">categorized </w:t>
      </w:r>
      <w:r w:rsidR="005E12A6">
        <w:t xml:space="preserve">mentions showed up in the test </w:t>
      </w:r>
      <w:r w:rsidR="00C643AC">
        <w:t>set,</w:t>
      </w:r>
      <w:r w:rsidR="002272EF">
        <w:t xml:space="preserve"> but the category did not show up in the training set</w:t>
      </w:r>
      <w:r w:rsidR="00801AFD">
        <w:t>.</w:t>
      </w:r>
      <w:r w:rsidR="00D4760A">
        <w:t xml:space="preserve"> </w:t>
      </w:r>
      <w:r w:rsidR="00AF3FC1">
        <w:t xml:space="preserve">We did not have the resources to re-sample </w:t>
      </w:r>
      <w:r w:rsidR="00561782">
        <w:t xml:space="preserve">to augment the corpus </w:t>
      </w:r>
      <w:r w:rsidR="000B61E4">
        <w:t xml:space="preserve">with examples from the </w:t>
      </w:r>
      <w:r w:rsidR="00530010">
        <w:t>non-</w:t>
      </w:r>
      <w:r w:rsidR="00BB4C05">
        <w:t xml:space="preserve">majority class </w:t>
      </w:r>
      <w:r w:rsidR="00123617">
        <w:t>categories to improve the models.</w:t>
      </w:r>
    </w:p>
    <w:p w14:paraId="7C0EA59D" w14:textId="06094F47" w:rsidR="004526BF" w:rsidRDefault="005F49BE" w:rsidP="00161058">
      <w:r>
        <w:t>As t</w:t>
      </w:r>
      <w:r w:rsidR="00F1715C">
        <w:t>he task</w:t>
      </w:r>
      <w:r w:rsidR="00AF437E">
        <w:t xml:space="preserve"> </w:t>
      </w:r>
      <w:r w:rsidR="00B14DD6">
        <w:t xml:space="preserve">to classify </w:t>
      </w:r>
      <w:r w:rsidR="00B33994">
        <w:t xml:space="preserve">mentions already known to be </w:t>
      </w:r>
      <w:r w:rsidR="00F30ADF">
        <w:t xml:space="preserve">a </w:t>
      </w:r>
      <w:r w:rsidR="00D837ED">
        <w:t>ComCog</w:t>
      </w:r>
      <w:r w:rsidR="00F30ADF">
        <w:t xml:space="preserve"> or </w:t>
      </w:r>
      <w:r w:rsidR="00D837ED">
        <w:t>IPIR</w:t>
      </w:r>
      <w:r w:rsidR="00F30ADF">
        <w:t xml:space="preserve"> </w:t>
      </w:r>
      <w:r w:rsidR="00EE62CF">
        <w:t>mention</w:t>
      </w:r>
      <w:r w:rsidR="005A4568">
        <w:t xml:space="preserve">, </w:t>
      </w:r>
      <w:r w:rsidR="008F5E6A">
        <w:t>an answer was re</w:t>
      </w:r>
      <w:r w:rsidR="003123E1">
        <w:t>quired.</w:t>
      </w:r>
      <w:r w:rsidR="00EE62CF">
        <w:t xml:space="preserve">  There were cases where </w:t>
      </w:r>
      <w:r w:rsidR="00F01424">
        <w:t>none of the mode</w:t>
      </w:r>
      <w:r w:rsidR="000A24E4">
        <w:t>l annotators</w:t>
      </w:r>
      <w:r w:rsidR="00CB43B9">
        <w:t xml:space="preserve"> </w:t>
      </w:r>
      <w:r w:rsidR="009231E7">
        <w:t>produced an answer</w:t>
      </w:r>
      <w:r w:rsidR="008A5ACC">
        <w:t xml:space="preserve">. </w:t>
      </w:r>
      <w:r w:rsidR="00544AB5">
        <w:t xml:space="preserve">In such cases, </w:t>
      </w:r>
    </w:p>
    <w:p w14:paraId="42D0935A" w14:textId="0361EA22" w:rsidR="00054B6F" w:rsidRDefault="00E173C5" w:rsidP="004E413D">
      <w:r>
        <w:t xml:space="preserve">the </w:t>
      </w:r>
      <w:r w:rsidR="009E12DD" w:rsidRPr="004D658B">
        <w:rPr>
          <w:rFonts w:cs="Times New Roman"/>
          <w:i/>
          <w:iCs/>
          <w:color w:val="000000"/>
          <w:kern w:val="0"/>
          <w:lang w:eastAsia="en-US"/>
        </w:rPr>
        <w:t>d779 IPIR, other</w:t>
      </w:r>
      <w:r w:rsidR="00E67A20" w:rsidRPr="004D658B">
        <w:rPr>
          <w:rFonts w:cs="Times New Roman"/>
          <w:i/>
          <w:iCs/>
          <w:color w:val="000000"/>
          <w:kern w:val="0"/>
          <w:lang w:eastAsia="en-US"/>
        </w:rPr>
        <w:t xml:space="preserve"> </w:t>
      </w:r>
      <w:r w:rsidR="001B7559" w:rsidRPr="004D658B">
        <w:rPr>
          <w:rFonts w:cs="Times New Roman"/>
          <w:i/>
          <w:iCs/>
          <w:color w:val="000000"/>
          <w:kern w:val="0"/>
          <w:lang w:eastAsia="en-US"/>
        </w:rPr>
        <w:t>category</w:t>
      </w:r>
      <w:r w:rsidR="00727CFE">
        <w:rPr>
          <w:rFonts w:cs="Times New Roman"/>
          <w:color w:val="000000"/>
          <w:kern w:val="0"/>
          <w:lang w:eastAsia="en-US"/>
        </w:rPr>
        <w:t xml:space="preserve"> </w:t>
      </w:r>
      <w:r w:rsidR="00B636F0">
        <w:rPr>
          <w:rFonts w:cs="Times New Roman"/>
          <w:color w:val="000000"/>
          <w:kern w:val="0"/>
          <w:lang w:eastAsia="en-US"/>
        </w:rPr>
        <w:t xml:space="preserve">was chosen </w:t>
      </w:r>
      <w:r w:rsidR="00B61BD1">
        <w:rPr>
          <w:rFonts w:cs="Times New Roman"/>
          <w:color w:val="000000"/>
          <w:kern w:val="0"/>
          <w:lang w:eastAsia="en-US"/>
        </w:rPr>
        <w:t xml:space="preserve">for </w:t>
      </w:r>
      <w:r w:rsidR="00D837ED">
        <w:rPr>
          <w:rFonts w:cs="Times New Roman"/>
          <w:color w:val="000000"/>
          <w:kern w:val="0"/>
          <w:lang w:eastAsia="en-US"/>
        </w:rPr>
        <w:t>IPIR</w:t>
      </w:r>
      <w:r w:rsidR="00B61BD1">
        <w:rPr>
          <w:rFonts w:cs="Times New Roman"/>
          <w:color w:val="000000"/>
          <w:kern w:val="0"/>
          <w:lang w:eastAsia="en-US"/>
        </w:rPr>
        <w:t xml:space="preserve"> mentions that could not otherwise be categorized and the majority class </w:t>
      </w:r>
      <w:r w:rsidR="00B61BD1" w:rsidRPr="009F3D4C">
        <w:rPr>
          <w:i/>
          <w:iCs/>
        </w:rPr>
        <w:t>d330-d349</w:t>
      </w:r>
      <w:r w:rsidR="00B61BD1">
        <w:rPr>
          <w:rFonts w:cs="Times New Roman"/>
          <w:i/>
          <w:iCs/>
          <w:color w:val="000000"/>
          <w:kern w:val="0"/>
          <w:sz w:val="18"/>
          <w:szCs w:val="18"/>
          <w:lang w:eastAsia="en-US"/>
        </w:rPr>
        <w:t xml:space="preserve"> </w:t>
      </w:r>
      <w:r w:rsidR="0004248D" w:rsidRPr="009F3D4C">
        <w:t>chosen</w:t>
      </w:r>
      <w:r w:rsidR="009F3D4C">
        <w:t xml:space="preserve"> </w:t>
      </w:r>
      <w:r w:rsidR="00C23583">
        <w:t xml:space="preserve">for </w:t>
      </w:r>
      <w:r w:rsidR="00D837ED">
        <w:t>ComCog</w:t>
      </w:r>
      <w:r w:rsidR="00A726DD">
        <w:t xml:space="preserve"> mentions </w:t>
      </w:r>
      <w:r w:rsidR="00671254">
        <w:t>that it</w:t>
      </w:r>
      <w:r w:rsidR="00A726DD">
        <w:t xml:space="preserve"> could not </w:t>
      </w:r>
      <w:r w:rsidR="00B90846">
        <w:t xml:space="preserve">otherwise be categorized.  This </w:t>
      </w:r>
      <w:r w:rsidR="00C710EE">
        <w:t xml:space="preserve">strategy </w:t>
      </w:r>
      <w:r w:rsidR="00B90846">
        <w:t xml:space="preserve">worked well for </w:t>
      </w:r>
      <w:r w:rsidR="00790951">
        <w:t>ComCog</w:t>
      </w:r>
      <w:r w:rsidR="00B90846">
        <w:t xml:space="preserve">, but </w:t>
      </w:r>
      <w:r w:rsidR="00C710EE">
        <w:t xml:space="preserve">not for </w:t>
      </w:r>
      <w:r w:rsidR="00D837ED">
        <w:t>IPIR</w:t>
      </w:r>
      <w:r w:rsidR="00C710EE">
        <w:t xml:space="preserve">. </w:t>
      </w:r>
      <w:r w:rsidR="00BD6FFC">
        <w:t xml:space="preserve">An informal review </w:t>
      </w:r>
      <w:r w:rsidR="00A47675">
        <w:t xml:space="preserve">of the </w:t>
      </w:r>
      <w:r w:rsidR="003A7424" w:rsidRPr="00665171">
        <w:rPr>
          <w:i/>
          <w:iCs/>
        </w:rPr>
        <w:t>d779</w:t>
      </w:r>
      <w:r w:rsidR="003A7424">
        <w:t xml:space="preserve"> </w:t>
      </w:r>
      <w:r w:rsidR="005A16C2">
        <w:t xml:space="preserve">false positives </w:t>
      </w:r>
      <w:r w:rsidR="00EA1EB5">
        <w:t xml:space="preserve">indicated </w:t>
      </w:r>
      <w:r w:rsidR="00D04655">
        <w:t xml:space="preserve">almost 80% </w:t>
      </w:r>
      <w:r w:rsidR="00AD00C1">
        <w:t xml:space="preserve">were due to </w:t>
      </w:r>
      <w:r w:rsidR="00935CAA">
        <w:t>not being otherwise classified</w:t>
      </w:r>
      <w:r w:rsidR="002F6388">
        <w:t xml:space="preserve">. </w:t>
      </w:r>
      <w:r w:rsidR="00665171">
        <w:t>M</w:t>
      </w:r>
      <w:r w:rsidR="00BD568B">
        <w:t xml:space="preserve">uch of the </w:t>
      </w:r>
      <w:r w:rsidR="00C13200">
        <w:t>f</w:t>
      </w:r>
      <w:r w:rsidR="006E1AE4">
        <w:t xml:space="preserve">alse negative </w:t>
      </w:r>
      <w:r w:rsidR="00BD568B">
        <w:t xml:space="preserve">failures of all the </w:t>
      </w:r>
      <w:r w:rsidR="00EE2B39">
        <w:t xml:space="preserve">IPIR </w:t>
      </w:r>
      <w:r w:rsidR="00BD568B">
        <w:t xml:space="preserve">models are hidden within </w:t>
      </w:r>
      <w:r w:rsidR="0039268C">
        <w:t xml:space="preserve">the </w:t>
      </w:r>
      <w:r w:rsidR="0039268C" w:rsidRPr="00665171">
        <w:rPr>
          <w:i/>
          <w:iCs/>
        </w:rPr>
        <w:t>d779</w:t>
      </w:r>
      <w:r w:rsidR="0039268C">
        <w:t xml:space="preserve"> </w:t>
      </w:r>
      <w:r w:rsidR="00665171">
        <w:t>statistic.</w:t>
      </w:r>
    </w:p>
    <w:p w14:paraId="3F7E0DF3" w14:textId="6ADE9CEB" w:rsidR="005E4B8C" w:rsidRDefault="005E4B8C" w:rsidP="00ED3068">
      <w:pPr>
        <w:pStyle w:val="Heading1"/>
      </w:pPr>
      <w:r>
        <w:t>Discussion</w:t>
      </w:r>
    </w:p>
    <w:p w14:paraId="298581AA" w14:textId="2AA1920A" w:rsidR="00344E94" w:rsidRDefault="002C4316" w:rsidP="00161058">
      <w:r>
        <w:t xml:space="preserve">The ComCog </w:t>
      </w:r>
      <w:r w:rsidR="000025F0">
        <w:t xml:space="preserve">Categorization </w:t>
      </w:r>
      <w:r>
        <w:t xml:space="preserve">micro average </w:t>
      </w:r>
      <w:del w:id="494" w:author="Divita, Guy (NIH/CC) [C]" w:date="2025-07-18T09:50:00Z" w16du:dateUtc="2025-07-18T13:50:00Z">
        <w:r w:rsidDel="00113F70">
          <w:delText>f-score</w:delText>
        </w:r>
      </w:del>
      <w:ins w:id="495" w:author="Divita, Guy (NIH/CC) [C]" w:date="2025-07-18T09:50:00Z" w16du:dateUtc="2025-07-18T13:50:00Z">
        <w:r w:rsidR="00113F70">
          <w:t>F-Score</w:t>
        </w:r>
      </w:ins>
      <w:r>
        <w:t xml:space="preserve"> of 0.463</w:t>
      </w:r>
      <w:r w:rsidR="000E37E1">
        <w:t xml:space="preserve"> in table 3A</w:t>
      </w:r>
      <w:r w:rsidR="007C4E65">
        <w:t xml:space="preserve"> </w:t>
      </w:r>
      <w:r w:rsidR="000E37E1">
        <w:t>reveals</w:t>
      </w:r>
      <w:r w:rsidR="007C4E65">
        <w:t xml:space="preserve"> that </w:t>
      </w:r>
      <w:r w:rsidR="00C251CA">
        <w:t xml:space="preserve">there were </w:t>
      </w:r>
      <w:r w:rsidR="00A04CA1">
        <w:t>many</w:t>
      </w:r>
      <w:r w:rsidR="00C251CA">
        <w:t xml:space="preserve"> categories</w:t>
      </w:r>
      <w:r w:rsidR="00A54E2F">
        <w:t xml:space="preserve"> where</w:t>
      </w:r>
      <w:r w:rsidR="00C251CA">
        <w:t xml:space="preserve"> </w:t>
      </w:r>
      <w:r w:rsidR="00017EFC">
        <w:t xml:space="preserve">the </w:t>
      </w:r>
      <w:r w:rsidR="00B62392">
        <w:t>application</w:t>
      </w:r>
      <w:r w:rsidR="00017EFC">
        <w:t xml:space="preserve"> </w:t>
      </w:r>
      <w:r w:rsidR="00E13830">
        <w:t>performed predictably</w:t>
      </w:r>
      <w:r w:rsidR="00017EFC">
        <w:t xml:space="preserve"> poorly</w:t>
      </w:r>
      <w:ins w:id="496" w:author="Sacco, Maryanne (NIH/CC/RMD) [C]" w:date="2025-07-17T16:25:00Z" w16du:dateUtc="2025-07-17T20:25:00Z">
        <w:r w:rsidR="007B37DC">
          <w:t xml:space="preserve">. This can be </w:t>
        </w:r>
      </w:ins>
      <w:del w:id="497" w:author="Sacco, Maryanne (NIH/CC/RMD) [C]" w:date="2025-07-17T16:25:00Z" w16du:dateUtc="2025-07-17T20:25:00Z">
        <w:r w:rsidR="00017EFC">
          <w:delText xml:space="preserve"> on</w:delText>
        </w:r>
        <w:r w:rsidR="00E13830">
          <w:delText>,</w:delText>
        </w:r>
      </w:del>
      <w:del w:id="498" w:author="Sacco, Maryanne (NIH/CC/RMD) [C]" w:date="2025-07-17T16:26:00Z" w16du:dateUtc="2025-07-17T20:26:00Z">
        <w:r w:rsidR="00EB2642">
          <w:delText xml:space="preserve"> </w:delText>
        </w:r>
      </w:del>
      <w:r w:rsidR="00BB23F1">
        <w:t xml:space="preserve">explained by not enough </w:t>
      </w:r>
      <w:r w:rsidR="006C6F9C">
        <w:t>trainin</w:t>
      </w:r>
      <w:r w:rsidR="007C37BA">
        <w:t>g</w:t>
      </w:r>
      <w:r w:rsidR="009D3C90">
        <w:t xml:space="preserve"> as seen via the </w:t>
      </w:r>
      <w:r w:rsidR="00957103">
        <w:t xml:space="preserve">percent of </w:t>
      </w:r>
      <w:r w:rsidR="009D3C90">
        <w:t>support</w:t>
      </w:r>
      <w:r w:rsidR="002D1D98">
        <w:t xml:space="preserve"> or </w:t>
      </w:r>
      <w:r w:rsidR="00957103">
        <w:t xml:space="preserve">proportion of the </w:t>
      </w:r>
      <w:r w:rsidR="00EC0B4A">
        <w:t xml:space="preserve">training </w:t>
      </w:r>
      <w:r w:rsidR="00AC3167">
        <w:t>examples</w:t>
      </w:r>
      <w:r w:rsidR="00EC0B4A">
        <w:t xml:space="preserve"> devoted to each category</w:t>
      </w:r>
      <w:r w:rsidR="007F3BCC">
        <w:t xml:space="preserve"> </w:t>
      </w:r>
      <w:r w:rsidR="00A86039">
        <w:t>compounded with</w:t>
      </w:r>
      <w:r w:rsidR="007F3BCC">
        <w:t xml:space="preserve"> the </w:t>
      </w:r>
      <w:r w:rsidR="00635BDC">
        <w:t>IRR performance seen in table 3</w:t>
      </w:r>
      <w:r w:rsidR="006063D6">
        <w:t>b</w:t>
      </w:r>
      <w:r w:rsidR="00127A60">
        <w:t xml:space="preserve">, </w:t>
      </w:r>
      <w:r w:rsidR="00CA2CC7">
        <w:t xml:space="preserve">indicating that the </w:t>
      </w:r>
      <w:r w:rsidR="00DD6B6D">
        <w:t xml:space="preserve">training </w:t>
      </w:r>
      <w:r w:rsidR="004436B9">
        <w:t>is likely to be</w:t>
      </w:r>
      <w:r w:rsidR="00E627AB">
        <w:t xml:space="preserve"> inconsistent.</w:t>
      </w:r>
      <w:r w:rsidR="000B62C6">
        <w:t xml:space="preserve"> </w:t>
      </w:r>
      <w:r w:rsidR="00606638">
        <w:t>The macro</w:t>
      </w:r>
      <w:r w:rsidR="00ED1FC0">
        <w:t xml:space="preserve"> average </w:t>
      </w:r>
      <w:del w:id="499" w:author="Divita, Guy (NIH/CC) [C]" w:date="2025-07-18T09:50:00Z" w16du:dateUtc="2025-07-18T13:50:00Z">
        <w:r w:rsidR="00ED1FC0" w:rsidDel="00113F70">
          <w:delText>f-score</w:delText>
        </w:r>
      </w:del>
      <w:ins w:id="500" w:author="Divita, Guy (NIH/CC) [C]" w:date="2025-07-18T09:50:00Z" w16du:dateUtc="2025-07-18T13:50:00Z">
        <w:r w:rsidR="00113F70">
          <w:t>F-Score</w:t>
        </w:r>
      </w:ins>
      <w:r w:rsidR="00B12FA4">
        <w:t xml:space="preserve">, </w:t>
      </w:r>
      <w:r w:rsidR="008A3697">
        <w:t>0.628</w:t>
      </w:r>
      <w:r w:rsidR="00CE24A7">
        <w:t>,</w:t>
      </w:r>
      <w:r w:rsidR="006465C0">
        <w:t xml:space="preserve"> </w:t>
      </w:r>
      <w:r w:rsidR="00721994">
        <w:t xml:space="preserve">tells the story </w:t>
      </w:r>
      <w:r w:rsidR="007A236F">
        <w:t xml:space="preserve">that </w:t>
      </w:r>
      <w:r w:rsidR="005E0619">
        <w:t xml:space="preserve">the </w:t>
      </w:r>
      <w:r w:rsidR="00273D89">
        <w:t xml:space="preserve">good performance within the </w:t>
      </w:r>
      <w:r w:rsidR="002805AC">
        <w:t xml:space="preserve">5 </w:t>
      </w:r>
      <w:r w:rsidR="005E0619">
        <w:t xml:space="preserve">majority classes </w:t>
      </w:r>
      <w:r w:rsidR="00A2211D">
        <w:t xml:space="preserve">pull the </w:t>
      </w:r>
      <w:r w:rsidR="00A028CE">
        <w:t>score up</w:t>
      </w:r>
      <w:r w:rsidR="00273D89">
        <w:t xml:space="preserve">, and the weighted </w:t>
      </w:r>
      <w:r w:rsidR="007F3DD2">
        <w:t xml:space="preserve">average </w:t>
      </w:r>
      <w:del w:id="501" w:author="Divita, Guy (NIH/CC) [C]" w:date="2025-07-18T09:50:00Z" w16du:dateUtc="2025-07-18T13:50:00Z">
        <w:r w:rsidR="007F3DD2" w:rsidDel="00113F70">
          <w:delText>f-score</w:delText>
        </w:r>
      </w:del>
      <w:ins w:id="502" w:author="Divita, Guy (NIH/CC) [C]" w:date="2025-07-18T09:50:00Z" w16du:dateUtc="2025-07-18T13:50:00Z">
        <w:r w:rsidR="00113F70">
          <w:t>F-Score</w:t>
        </w:r>
      </w:ins>
      <w:r w:rsidR="007F3DD2">
        <w:t xml:space="preserve"> of </w:t>
      </w:r>
      <w:r w:rsidR="0010013B">
        <w:t xml:space="preserve">0.717, </w:t>
      </w:r>
      <w:r w:rsidR="00F86252">
        <w:t>proportionally</w:t>
      </w:r>
      <w:r w:rsidR="000C7A9B">
        <w:t xml:space="preserve"> weights the </w:t>
      </w:r>
      <w:del w:id="503" w:author="Divita, Guy (NIH/CC) [C]" w:date="2025-07-18T09:50:00Z" w16du:dateUtc="2025-07-18T13:50:00Z">
        <w:r w:rsidR="000C7A9B" w:rsidDel="00113F70">
          <w:delText>f-score</w:delText>
        </w:r>
      </w:del>
      <w:ins w:id="504" w:author="Divita, Guy (NIH/CC) [C]" w:date="2025-07-18T09:50:00Z" w16du:dateUtc="2025-07-18T13:50:00Z">
        <w:r w:rsidR="00113F70">
          <w:t>F-Score</w:t>
        </w:r>
      </w:ins>
      <w:r w:rsidR="000C7A9B">
        <w:t xml:space="preserve"> by the</w:t>
      </w:r>
      <w:r w:rsidR="003927F3">
        <w:t xml:space="preserve"> </w:t>
      </w:r>
      <w:r w:rsidR="00F86252">
        <w:t xml:space="preserve">training </w:t>
      </w:r>
      <w:r w:rsidR="003927F3">
        <w:t xml:space="preserve">exposure </w:t>
      </w:r>
      <w:r w:rsidR="00F86252">
        <w:t xml:space="preserve">in each class. </w:t>
      </w:r>
    </w:p>
    <w:p w14:paraId="7E1BEA5C" w14:textId="6BA702FA" w:rsidR="007C4E65" w:rsidRDefault="00C96A15" w:rsidP="00161058">
      <w:r>
        <w:t xml:space="preserve">The IPIR categorization micro average </w:t>
      </w:r>
      <w:del w:id="505" w:author="Divita, Guy (NIH/CC) [C]" w:date="2025-07-18T09:50:00Z" w16du:dateUtc="2025-07-18T13:50:00Z">
        <w:r w:rsidDel="00113F70">
          <w:delText>f-score</w:delText>
        </w:r>
      </w:del>
      <w:ins w:id="506" w:author="Divita, Guy (NIH/CC) [C]" w:date="2025-07-18T09:50:00Z" w16du:dateUtc="2025-07-18T13:50:00Z">
        <w:r w:rsidR="00113F70">
          <w:t>F-Score</w:t>
        </w:r>
      </w:ins>
      <w:r>
        <w:t xml:space="preserve"> of </w:t>
      </w:r>
      <w:r w:rsidR="00083D37" w:rsidRPr="00160612">
        <w:rPr>
          <w:rFonts w:cs="Times New Roman"/>
          <w:color w:val="000000"/>
          <w:kern w:val="0"/>
          <w:lang w:eastAsia="en-US"/>
        </w:rPr>
        <w:t>0.</w:t>
      </w:r>
      <w:r w:rsidR="00083D37">
        <w:rPr>
          <w:rFonts w:cs="Times New Roman"/>
          <w:color w:val="000000"/>
          <w:kern w:val="0"/>
          <w:lang w:eastAsia="en-US"/>
        </w:rPr>
        <w:t>712</w:t>
      </w:r>
      <w:r w:rsidR="00D4454E">
        <w:rPr>
          <w:rFonts w:cs="Times New Roman"/>
          <w:color w:val="000000"/>
          <w:kern w:val="0"/>
          <w:lang w:eastAsia="en-US"/>
        </w:rPr>
        <w:t xml:space="preserve"> in table 4</w:t>
      </w:r>
      <w:r w:rsidR="00AB603D">
        <w:rPr>
          <w:rFonts w:cs="Times New Roman"/>
          <w:color w:val="000000"/>
          <w:kern w:val="0"/>
          <w:lang w:eastAsia="en-US"/>
        </w:rPr>
        <w:t>a</w:t>
      </w:r>
      <w:r w:rsidR="00D4454E">
        <w:rPr>
          <w:rFonts w:cs="Times New Roman"/>
          <w:color w:val="000000"/>
          <w:kern w:val="0"/>
          <w:lang w:eastAsia="en-US"/>
        </w:rPr>
        <w:t xml:space="preserve"> </w:t>
      </w:r>
      <w:r w:rsidR="008E4AE9">
        <w:rPr>
          <w:rFonts w:cs="Times New Roman"/>
          <w:color w:val="000000"/>
          <w:kern w:val="0"/>
          <w:lang w:eastAsia="en-US"/>
        </w:rPr>
        <w:t xml:space="preserve">displays a </w:t>
      </w:r>
      <w:r w:rsidR="00A75C70">
        <w:rPr>
          <w:rFonts w:cs="Times New Roman"/>
          <w:color w:val="000000"/>
          <w:kern w:val="0"/>
          <w:lang w:eastAsia="en-US"/>
        </w:rPr>
        <w:t xml:space="preserve">robustness of </w:t>
      </w:r>
      <w:r w:rsidR="00AB24E2">
        <w:rPr>
          <w:rFonts w:cs="Times New Roman"/>
          <w:color w:val="000000"/>
          <w:kern w:val="0"/>
          <w:lang w:eastAsia="en-US"/>
        </w:rPr>
        <w:t xml:space="preserve">using a </w:t>
      </w:r>
      <w:r w:rsidR="004147EA">
        <w:rPr>
          <w:rFonts w:cs="Times New Roman"/>
          <w:color w:val="000000"/>
          <w:kern w:val="0"/>
          <w:lang w:eastAsia="en-US"/>
        </w:rPr>
        <w:t>dictionary-based</w:t>
      </w:r>
      <w:r w:rsidR="00446247">
        <w:rPr>
          <w:rFonts w:cs="Times New Roman"/>
          <w:color w:val="000000"/>
          <w:kern w:val="0"/>
          <w:lang w:eastAsia="en-US"/>
        </w:rPr>
        <w:t xml:space="preserve"> approach despite </w:t>
      </w:r>
      <w:r w:rsidR="00107C61">
        <w:rPr>
          <w:rFonts w:cs="Times New Roman"/>
          <w:color w:val="000000"/>
          <w:kern w:val="0"/>
          <w:lang w:eastAsia="en-US"/>
        </w:rPr>
        <w:t xml:space="preserve">having </w:t>
      </w:r>
      <w:r w:rsidR="0014291D">
        <w:rPr>
          <w:rFonts w:cs="Times New Roman"/>
          <w:color w:val="000000"/>
          <w:kern w:val="0"/>
          <w:lang w:eastAsia="en-US"/>
        </w:rPr>
        <w:t>mediocre</w:t>
      </w:r>
      <w:r w:rsidR="00900F63">
        <w:rPr>
          <w:rFonts w:cs="Times New Roman"/>
          <w:color w:val="000000"/>
          <w:kern w:val="0"/>
          <w:lang w:eastAsia="en-US"/>
        </w:rPr>
        <w:t xml:space="preserve"> to poor</w:t>
      </w:r>
      <w:r w:rsidR="0014291D">
        <w:rPr>
          <w:rFonts w:cs="Times New Roman"/>
          <w:color w:val="000000"/>
          <w:kern w:val="0"/>
          <w:lang w:eastAsia="en-US"/>
        </w:rPr>
        <w:t xml:space="preserve"> </w:t>
      </w:r>
      <w:r w:rsidR="00566820">
        <w:rPr>
          <w:rFonts w:cs="Times New Roman"/>
          <w:color w:val="000000"/>
          <w:kern w:val="0"/>
          <w:lang w:eastAsia="en-US"/>
        </w:rPr>
        <w:t>IRR</w:t>
      </w:r>
      <w:r w:rsidR="00A766A8">
        <w:rPr>
          <w:rFonts w:cs="Times New Roman"/>
          <w:color w:val="000000"/>
          <w:kern w:val="0"/>
          <w:lang w:eastAsia="en-US"/>
        </w:rPr>
        <w:t xml:space="preserve"> </w:t>
      </w:r>
      <w:r w:rsidR="0021246D">
        <w:rPr>
          <w:rFonts w:cs="Times New Roman"/>
          <w:color w:val="000000"/>
          <w:kern w:val="0"/>
          <w:lang w:eastAsia="en-US"/>
        </w:rPr>
        <w:t>across the board</w:t>
      </w:r>
      <w:r w:rsidR="007F033E">
        <w:rPr>
          <w:rFonts w:cs="Times New Roman"/>
          <w:color w:val="000000"/>
          <w:kern w:val="0"/>
          <w:lang w:eastAsia="en-US"/>
        </w:rPr>
        <w:t>.</w:t>
      </w:r>
      <w:r w:rsidR="00820056">
        <w:rPr>
          <w:rFonts w:cs="Times New Roman"/>
          <w:color w:val="000000"/>
          <w:kern w:val="0"/>
          <w:lang w:eastAsia="en-US"/>
        </w:rPr>
        <w:t xml:space="preserve"> </w:t>
      </w:r>
      <w:r w:rsidR="007F033E">
        <w:rPr>
          <w:rFonts w:cs="Times New Roman"/>
          <w:color w:val="000000"/>
          <w:kern w:val="0"/>
          <w:lang w:eastAsia="en-US"/>
        </w:rPr>
        <w:t>Three</w:t>
      </w:r>
      <w:r w:rsidR="00974D46">
        <w:rPr>
          <w:rFonts w:cs="Times New Roman"/>
          <w:color w:val="000000"/>
          <w:kern w:val="0"/>
          <w:lang w:eastAsia="en-US"/>
        </w:rPr>
        <w:t xml:space="preserve"> of the 8 categories that had disproportionately </w:t>
      </w:r>
      <w:r w:rsidR="00F56A59">
        <w:rPr>
          <w:rFonts w:cs="Times New Roman"/>
          <w:color w:val="000000"/>
          <w:kern w:val="0"/>
          <w:lang w:eastAsia="en-US"/>
        </w:rPr>
        <w:t xml:space="preserve">small </w:t>
      </w:r>
      <w:r w:rsidR="002B659A">
        <w:rPr>
          <w:rFonts w:cs="Times New Roman"/>
          <w:color w:val="000000"/>
          <w:kern w:val="0"/>
          <w:lang w:eastAsia="en-US"/>
        </w:rPr>
        <w:t>support and/or I</w:t>
      </w:r>
      <w:r w:rsidR="00E029E9">
        <w:rPr>
          <w:rFonts w:cs="Times New Roman"/>
          <w:color w:val="000000"/>
          <w:kern w:val="0"/>
          <w:lang w:eastAsia="en-US"/>
        </w:rPr>
        <w:t>RR</w:t>
      </w:r>
      <w:r w:rsidR="007F033E">
        <w:rPr>
          <w:rFonts w:cs="Times New Roman"/>
          <w:color w:val="000000"/>
          <w:kern w:val="0"/>
          <w:lang w:eastAsia="en-US"/>
        </w:rPr>
        <w:t xml:space="preserve"> for the IPIR </w:t>
      </w:r>
      <w:r w:rsidR="00F84FE7">
        <w:rPr>
          <w:rFonts w:cs="Times New Roman"/>
          <w:color w:val="000000"/>
          <w:kern w:val="0"/>
          <w:lang w:eastAsia="en-US"/>
        </w:rPr>
        <w:t xml:space="preserve">categorization task, </w:t>
      </w:r>
      <w:r w:rsidR="00413FAC">
        <w:rPr>
          <w:rFonts w:cs="Times New Roman"/>
          <w:color w:val="000000"/>
          <w:kern w:val="0"/>
          <w:lang w:eastAsia="en-US"/>
        </w:rPr>
        <w:t xml:space="preserve">explaining why the macro average </w:t>
      </w:r>
      <w:del w:id="507" w:author="Divita, Guy (NIH/CC) [C]" w:date="2025-07-18T09:50:00Z" w16du:dateUtc="2025-07-18T13:50:00Z">
        <w:r w:rsidR="00413FAC" w:rsidDel="00113F70">
          <w:rPr>
            <w:rFonts w:cs="Times New Roman"/>
            <w:color w:val="000000"/>
            <w:kern w:val="0"/>
            <w:lang w:eastAsia="en-US"/>
          </w:rPr>
          <w:delText>f-score</w:delText>
        </w:r>
      </w:del>
      <w:ins w:id="508" w:author="Divita, Guy (NIH/CC) [C]" w:date="2025-07-18T09:50:00Z" w16du:dateUtc="2025-07-18T13:50:00Z">
        <w:r w:rsidR="00113F70">
          <w:rPr>
            <w:rFonts w:cs="Times New Roman"/>
            <w:color w:val="000000"/>
            <w:kern w:val="0"/>
            <w:lang w:eastAsia="en-US"/>
          </w:rPr>
          <w:t>F-Score</w:t>
        </w:r>
      </w:ins>
      <w:r w:rsidR="00413FAC">
        <w:rPr>
          <w:rFonts w:cs="Times New Roman"/>
          <w:color w:val="000000"/>
          <w:kern w:val="0"/>
          <w:lang w:eastAsia="en-US"/>
        </w:rPr>
        <w:t xml:space="preserve"> was lower at 0.619 </w:t>
      </w:r>
      <w:r w:rsidR="00F218CB">
        <w:rPr>
          <w:rFonts w:cs="Times New Roman"/>
          <w:color w:val="000000"/>
          <w:kern w:val="0"/>
          <w:lang w:eastAsia="en-US"/>
        </w:rPr>
        <w:t xml:space="preserve">due to </w:t>
      </w:r>
      <w:r w:rsidR="00DB077A">
        <w:rPr>
          <w:rFonts w:cs="Times New Roman"/>
          <w:color w:val="000000"/>
          <w:kern w:val="0"/>
          <w:lang w:eastAsia="en-US"/>
        </w:rPr>
        <w:t>not having an overwhelming majority class</w:t>
      </w:r>
      <w:r w:rsidR="007B15B5">
        <w:rPr>
          <w:rFonts w:cs="Times New Roman"/>
          <w:color w:val="000000"/>
          <w:kern w:val="0"/>
          <w:lang w:eastAsia="en-US"/>
        </w:rPr>
        <w:t xml:space="preserve">, but where taking into account the </w:t>
      </w:r>
      <w:r w:rsidR="001560CE">
        <w:rPr>
          <w:rFonts w:cs="Times New Roman"/>
          <w:color w:val="000000"/>
          <w:kern w:val="0"/>
          <w:lang w:eastAsia="en-US"/>
        </w:rPr>
        <w:t xml:space="preserve">weighting by support, </w:t>
      </w:r>
      <w:r w:rsidR="00E10B44">
        <w:rPr>
          <w:rFonts w:cs="Times New Roman"/>
          <w:color w:val="000000"/>
          <w:kern w:val="0"/>
          <w:lang w:eastAsia="en-US"/>
        </w:rPr>
        <w:t xml:space="preserve">the weighted average </w:t>
      </w:r>
      <w:del w:id="509" w:author="Divita, Guy (NIH/CC) [C]" w:date="2025-07-18T09:50:00Z" w16du:dateUtc="2025-07-18T13:50:00Z">
        <w:r w:rsidR="00E10B44" w:rsidDel="00113F70">
          <w:rPr>
            <w:rFonts w:cs="Times New Roman"/>
            <w:color w:val="000000"/>
            <w:kern w:val="0"/>
            <w:lang w:eastAsia="en-US"/>
          </w:rPr>
          <w:delText>f-score</w:delText>
        </w:r>
      </w:del>
      <w:ins w:id="510" w:author="Divita, Guy (NIH/CC) [C]" w:date="2025-07-18T09:50:00Z" w16du:dateUtc="2025-07-18T13:50:00Z">
        <w:r w:rsidR="00113F70">
          <w:rPr>
            <w:rFonts w:cs="Times New Roman"/>
            <w:color w:val="000000"/>
            <w:kern w:val="0"/>
            <w:lang w:eastAsia="en-US"/>
          </w:rPr>
          <w:t>F-Score</w:t>
        </w:r>
      </w:ins>
      <w:r w:rsidR="00E10B44">
        <w:rPr>
          <w:rFonts w:cs="Times New Roman"/>
          <w:color w:val="000000"/>
          <w:kern w:val="0"/>
          <w:lang w:eastAsia="en-US"/>
        </w:rPr>
        <w:t xml:space="preserve"> was decent </w:t>
      </w:r>
      <w:r w:rsidR="007D7F8D">
        <w:rPr>
          <w:rFonts w:cs="Times New Roman"/>
          <w:color w:val="000000"/>
          <w:kern w:val="0"/>
          <w:lang w:eastAsia="en-US"/>
        </w:rPr>
        <w:t xml:space="preserve">0.726.  </w:t>
      </w:r>
    </w:p>
    <w:p w14:paraId="0CFECAD7" w14:textId="012A124E" w:rsidR="00C4602D" w:rsidRDefault="0094088F" w:rsidP="00161058">
      <w:r>
        <w:t xml:space="preserve">The </w:t>
      </w:r>
      <w:r w:rsidR="0013122B">
        <w:t>larger</w:t>
      </w:r>
      <w:r w:rsidR="00F95331">
        <w:t xml:space="preserve"> task </w:t>
      </w:r>
      <w:r w:rsidR="00402A73">
        <w:t>was to identify ComCog and IPIR</w:t>
      </w:r>
      <w:r w:rsidR="00C71034">
        <w:t xml:space="preserve"> mentions in </w:t>
      </w:r>
      <w:r w:rsidR="006E4BD0">
        <w:t>clinical text</w:t>
      </w:r>
      <w:r w:rsidR="0013122B">
        <w:t xml:space="preserve">, which </w:t>
      </w:r>
      <w:r w:rsidR="00F54B69">
        <w:t xml:space="preserve">is being done </w:t>
      </w:r>
      <w:r w:rsidR="009C7202">
        <w:t>outside the</w:t>
      </w:r>
      <w:r w:rsidR="00911EFE">
        <w:t xml:space="preserve"> scope of this paper. Given</w:t>
      </w:r>
      <w:r w:rsidR="008D2496">
        <w:t xml:space="preserve"> </w:t>
      </w:r>
      <w:r w:rsidR="00D85020">
        <w:t>already</w:t>
      </w:r>
      <w:r w:rsidR="00ED0F1F">
        <w:t xml:space="preserve"> identified </w:t>
      </w:r>
      <w:r w:rsidR="004A30FA">
        <w:t>mentions</w:t>
      </w:r>
      <w:r w:rsidR="00D85020">
        <w:t xml:space="preserve">, this task </w:t>
      </w:r>
      <w:r w:rsidR="006E5503">
        <w:t>report</w:t>
      </w:r>
      <w:r w:rsidR="006F6FFB">
        <w:t>s</w:t>
      </w:r>
      <w:r w:rsidR="006E5503">
        <w:t xml:space="preserve"> on the efficacy to identify them. </w:t>
      </w:r>
      <w:r w:rsidR="00441DE6">
        <w:t xml:space="preserve"> The </w:t>
      </w:r>
      <w:r w:rsidR="00283680">
        <w:t xml:space="preserve">choices made for </w:t>
      </w:r>
      <w:r w:rsidR="005D1CB5">
        <w:t>inclusion in the</w:t>
      </w:r>
      <w:r w:rsidR="00580C9B">
        <w:t xml:space="preserve"> corpus </w:t>
      </w:r>
      <w:r w:rsidR="001B41F7">
        <w:t xml:space="preserve">centered around </w:t>
      </w:r>
      <w:r w:rsidR="006F6FFB">
        <w:t>C</w:t>
      </w:r>
      <w:r w:rsidR="00083C52">
        <w:t>om</w:t>
      </w:r>
      <w:r w:rsidR="006F6FFB">
        <w:t>C</w:t>
      </w:r>
      <w:r w:rsidR="00083C52">
        <w:t xml:space="preserve">og and IPIR mentions without </w:t>
      </w:r>
      <w:r w:rsidR="0089476A">
        <w:t xml:space="preserve">delving into </w:t>
      </w:r>
      <w:r w:rsidR="00352381">
        <w:t xml:space="preserve">sampling </w:t>
      </w:r>
      <w:r w:rsidR="005C2D86">
        <w:t>around the categories</w:t>
      </w:r>
      <w:r w:rsidR="007B5E18">
        <w:t xml:space="preserve">. The </w:t>
      </w:r>
      <w:r w:rsidR="00CC1C3E">
        <w:t xml:space="preserve">annotator training </w:t>
      </w:r>
      <w:r w:rsidR="00AF223A">
        <w:t xml:space="preserve">centered around </w:t>
      </w:r>
      <w:r w:rsidR="00CE354B">
        <w:t xml:space="preserve">mutually </w:t>
      </w:r>
      <w:r w:rsidR="004C0F02">
        <w:t xml:space="preserve">identifying </w:t>
      </w:r>
      <w:r w:rsidR="00296067">
        <w:t>C</w:t>
      </w:r>
      <w:r w:rsidR="004C0F02">
        <w:t>om</w:t>
      </w:r>
      <w:r w:rsidR="00EB3FFA">
        <w:t>C</w:t>
      </w:r>
      <w:r w:rsidR="004C0F02">
        <w:t xml:space="preserve">og and </w:t>
      </w:r>
      <w:r w:rsidR="001F5D94">
        <w:t>IPIR</w:t>
      </w:r>
      <w:r w:rsidR="004C0F02">
        <w:t xml:space="preserve"> </w:t>
      </w:r>
      <w:r w:rsidR="00FF3113">
        <w:t xml:space="preserve">at </w:t>
      </w:r>
      <w:r w:rsidR="00E7212D">
        <w:t xml:space="preserve">an acceptable rate of </w:t>
      </w:r>
      <w:r w:rsidR="00446424">
        <w:t>.7</w:t>
      </w:r>
      <w:r w:rsidR="00581626">
        <w:t xml:space="preserve"> </w:t>
      </w:r>
      <w:r w:rsidR="000957CE">
        <w:t>av</w:t>
      </w:r>
      <w:ins w:id="511" w:author="Sacco, Maryanne (NIH/CC/RMD) [C]" w:date="2025-07-17T16:26:00Z" w16du:dateUtc="2025-07-17T20:26:00Z">
        <w:r w:rsidR="00DF54B0">
          <w:t>era</w:t>
        </w:r>
      </w:ins>
      <w:r w:rsidR="000957CE">
        <w:t>g</w:t>
      </w:r>
      <w:ins w:id="512" w:author="Sacco, Maryanne (NIH/CC/RMD) [C]" w:date="2025-07-17T16:27:00Z" w16du:dateUtc="2025-07-17T20:27:00Z">
        <w:r w:rsidR="00DF54B0">
          <w:t>e</w:t>
        </w:r>
      </w:ins>
      <w:r w:rsidR="000957CE">
        <w:t xml:space="preserve"> </w:t>
      </w:r>
      <w:del w:id="513" w:author="Divita, Guy (NIH/CC) [C]" w:date="2025-07-18T09:50:00Z" w16du:dateUtc="2025-07-18T13:50:00Z">
        <w:r w:rsidR="00581626" w:rsidDel="00113F70">
          <w:delText>f-score</w:delText>
        </w:r>
      </w:del>
      <w:ins w:id="514" w:author="Divita, Guy (NIH/CC) [C]" w:date="2025-07-18T09:50:00Z" w16du:dateUtc="2025-07-18T13:50:00Z">
        <w:r w:rsidR="00113F70">
          <w:t>F-Score</w:t>
        </w:r>
      </w:ins>
      <w:r w:rsidR="00D7785D">
        <w:t xml:space="preserve"> seen in table </w:t>
      </w:r>
      <w:r w:rsidR="003117B1">
        <w:t xml:space="preserve">3b and </w:t>
      </w:r>
      <w:r w:rsidR="00D7785D">
        <w:t>4</w:t>
      </w:r>
      <w:r w:rsidR="00AB603D">
        <w:t>b</w:t>
      </w:r>
      <w:r w:rsidR="00581626">
        <w:t xml:space="preserve"> </w:t>
      </w:r>
      <w:r w:rsidR="007C0099">
        <w:t xml:space="preserve">before proceeding </w:t>
      </w:r>
      <w:r w:rsidR="00EF3D4C">
        <w:t xml:space="preserve">to </w:t>
      </w:r>
      <w:r w:rsidR="00EE2A2A">
        <w:t xml:space="preserve">further </w:t>
      </w:r>
      <w:r w:rsidR="00857B26">
        <w:t>classifying</w:t>
      </w:r>
      <w:r w:rsidR="00EE2A2A">
        <w:t xml:space="preserve">. </w:t>
      </w:r>
      <w:r w:rsidR="002900EA">
        <w:t xml:space="preserve"> </w:t>
      </w:r>
      <w:r w:rsidR="00D25968">
        <w:t xml:space="preserve">Due </w:t>
      </w:r>
      <w:r w:rsidR="00161911">
        <w:t>to resource constraints, w</w:t>
      </w:r>
      <w:r w:rsidR="00702E19">
        <w:t>e did not initially</w:t>
      </w:r>
      <w:r w:rsidR="00883888">
        <w:t xml:space="preserve"> look at or</w:t>
      </w:r>
      <w:r w:rsidR="00702E19">
        <w:t xml:space="preserve"> </w:t>
      </w:r>
      <w:r w:rsidR="001035FE">
        <w:t xml:space="preserve">further </w:t>
      </w:r>
      <w:r w:rsidR="00927064">
        <w:t>train</w:t>
      </w:r>
      <w:r w:rsidR="00F63FB4">
        <w:t xml:space="preserve"> the annotators</w:t>
      </w:r>
      <w:r w:rsidR="00927064">
        <w:t xml:space="preserve"> </w:t>
      </w:r>
      <w:r w:rsidR="00CA068B">
        <w:t>until each category had an acceptable</w:t>
      </w:r>
      <w:r w:rsidR="00161911">
        <w:t xml:space="preserve"> </w:t>
      </w:r>
      <w:r w:rsidR="00566820">
        <w:t>IRR</w:t>
      </w:r>
      <w:r w:rsidR="00632883">
        <w:t xml:space="preserve">.  </w:t>
      </w:r>
      <w:r w:rsidR="00553AFC">
        <w:t xml:space="preserve">The IRR </w:t>
      </w:r>
      <w:r w:rsidR="00A76F44">
        <w:t xml:space="preserve">results </w:t>
      </w:r>
      <w:r w:rsidR="002C604B">
        <w:t xml:space="preserve">indicate that </w:t>
      </w:r>
      <w:r w:rsidR="006955BE">
        <w:t xml:space="preserve">the annotators were able to </w:t>
      </w:r>
      <w:r w:rsidR="006F2726">
        <w:t xml:space="preserve">identify </w:t>
      </w:r>
      <w:r w:rsidR="009A0C1F">
        <w:t xml:space="preserve">mental-functioning mentions, but the task of further classifying them is </w:t>
      </w:r>
      <w:r w:rsidR="00290DF9">
        <w:t xml:space="preserve">more problematic. </w:t>
      </w:r>
      <w:r w:rsidR="00C33447">
        <w:t xml:space="preserve">That being said, </w:t>
      </w:r>
      <w:r w:rsidR="002516CA">
        <w:t xml:space="preserve">for IPIR, </w:t>
      </w:r>
      <w:r w:rsidR="00430AEE">
        <w:t xml:space="preserve">the </w:t>
      </w:r>
      <w:r w:rsidR="00F82072">
        <w:t>dictionary</w:t>
      </w:r>
      <w:r w:rsidR="00D469FF">
        <w:t xml:space="preserve">, </w:t>
      </w:r>
      <w:r w:rsidR="00430AEE">
        <w:t>rule</w:t>
      </w:r>
      <w:r w:rsidR="00EB3FFA">
        <w:t>-</w:t>
      </w:r>
      <w:r w:rsidR="00430AEE">
        <w:t xml:space="preserve">based </w:t>
      </w:r>
      <w:r w:rsidR="00D116F5">
        <w:t xml:space="preserve">approach </w:t>
      </w:r>
      <w:r w:rsidR="00B26D91">
        <w:t xml:space="preserve">performed </w:t>
      </w:r>
      <w:r w:rsidR="00A5565F">
        <w:t>admirably</w:t>
      </w:r>
      <w:r w:rsidR="0057462C">
        <w:t xml:space="preserve"> above the </w:t>
      </w:r>
      <w:r w:rsidR="00566820">
        <w:t>IRR</w:t>
      </w:r>
      <w:r w:rsidR="00680EC9">
        <w:t xml:space="preserve"> </w:t>
      </w:r>
      <w:r w:rsidR="00222C1A">
        <w:t>levels, and</w:t>
      </w:r>
      <w:r w:rsidR="001C7747">
        <w:t xml:space="preserve"> </w:t>
      </w:r>
      <w:r w:rsidR="0022714A">
        <w:t>for the</w:t>
      </w:r>
      <w:r w:rsidR="001C7747">
        <w:t xml:space="preserve"> ComCog</w:t>
      </w:r>
      <w:r w:rsidR="0022714A">
        <w:t xml:space="preserve"> </w:t>
      </w:r>
      <w:r w:rsidR="004D7022">
        <w:t xml:space="preserve">classifiers, </w:t>
      </w:r>
      <w:r w:rsidR="0046108E">
        <w:t>acceptably</w:t>
      </w:r>
      <w:r w:rsidR="00BC0BBE">
        <w:t xml:space="preserve"> for most of the </w:t>
      </w:r>
      <w:r w:rsidR="00D21C82">
        <w:t xml:space="preserve">categories. </w:t>
      </w:r>
    </w:p>
    <w:p w14:paraId="3F828475" w14:textId="6C82F23E" w:rsidR="005E4B8C" w:rsidRDefault="005E4B8C" w:rsidP="00ED3068">
      <w:pPr>
        <w:pStyle w:val="Heading1"/>
      </w:pPr>
      <w:r>
        <w:t>Future Work</w:t>
      </w:r>
    </w:p>
    <w:p w14:paraId="6797A166" w14:textId="0CCF96E1" w:rsidR="00E34BD0" w:rsidRPr="00A56375" w:rsidRDefault="00E34BD0" w:rsidP="00E34BD0">
      <w:r>
        <w:t>Going forward, the rul</w:t>
      </w:r>
      <w:r w:rsidR="00EB3FFA">
        <w:t>e-</w:t>
      </w:r>
      <w:r>
        <w:t xml:space="preserve">based system could be further tuned by augmenting </w:t>
      </w:r>
      <w:r w:rsidR="00C046CC">
        <w:t xml:space="preserve">with </w:t>
      </w:r>
      <w:r>
        <w:t>new training data to include at least a minimum number of mentions within each category to train from, and a feedback task to review output from the NER so as to alter mentions that were suggested but got missed to weed out annotator inconsistencies that crop up.</w:t>
      </w:r>
    </w:p>
    <w:p w14:paraId="3DF7D448" w14:textId="77777777" w:rsidR="00E34BD0" w:rsidRPr="00E34BD0" w:rsidRDefault="00E34BD0" w:rsidP="00E34BD0"/>
    <w:p w14:paraId="2BF75514" w14:textId="574EB7C0" w:rsidR="005E4B8C" w:rsidRDefault="005E4B8C" w:rsidP="00ED3068">
      <w:pPr>
        <w:pStyle w:val="Heading1"/>
      </w:pPr>
      <w:r>
        <w:t>Conclusions</w:t>
      </w:r>
    </w:p>
    <w:p w14:paraId="462198AD" w14:textId="56846351" w:rsidR="00050009" w:rsidRDefault="007A050C" w:rsidP="00161058">
      <w:r w:rsidRPr="706117AC">
        <w:rPr>
          <w:i/>
          <w:iCs/>
        </w:rPr>
        <w:t>Mental-functioning</w:t>
      </w:r>
      <w:r w:rsidR="00050009">
        <w:t xml:space="preserve"> extracted and characterized from clinical documentation is a valuable source of functional data for purposes such as disability determination, health research, health outcomes evaluation, </w:t>
      </w:r>
      <w:r w:rsidR="55FB71B8">
        <w:t xml:space="preserve">and it is </w:t>
      </w:r>
      <w:r w:rsidR="00050009">
        <w:t xml:space="preserve">information that clinicians express interest in having. However, </w:t>
      </w:r>
      <w:r>
        <w:t>mental-functioning</w:t>
      </w:r>
      <w:r w:rsidR="00050009">
        <w:t xml:space="preserve"> activity information can be challenging to identify in health records due to the over</w:t>
      </w:r>
      <w:r w:rsidR="18057CFC">
        <w:t xml:space="preserve"> emphasis</w:t>
      </w:r>
      <w:r w:rsidR="009807A8">
        <w:t xml:space="preserve"> </w:t>
      </w:r>
      <w:r w:rsidR="00050009">
        <w:t>of documentation at the mental body function level.</w:t>
      </w:r>
    </w:p>
    <w:p w14:paraId="149AE905" w14:textId="7ADDC148" w:rsidR="00CF522D" w:rsidRPr="00CF522D" w:rsidRDefault="00BC2A3B" w:rsidP="00161058">
      <w:r>
        <w:t xml:space="preserve">The </w:t>
      </w:r>
      <w:del w:id="515" w:author="Coale, Kathleen (NIH/CC) [C]" w:date="2025-07-17T12:59:00Z" w16du:dateUtc="2025-07-17T16:59:00Z">
        <w:r w:rsidR="008506DC" w:rsidDel="00891F40">
          <w:delText>EMF ontology</w:delText>
        </w:r>
      </w:del>
      <w:ins w:id="516" w:author="Coale, Kathleen (NIH/CC) [C]" w:date="2025-07-17T12:59:00Z" w16du:dateUtc="2025-07-17T16:59:00Z">
        <w:r w:rsidR="00891F40">
          <w:t>EMFO</w:t>
        </w:r>
      </w:ins>
      <w:r w:rsidR="008506DC">
        <w:t xml:space="preserve"> </w:t>
      </w:r>
      <w:r w:rsidR="704D53B7">
        <w:t>wa</w:t>
      </w:r>
      <w:r w:rsidR="1C81206E">
        <w:t>s</w:t>
      </w:r>
      <w:r w:rsidR="704D53B7">
        <w:t xml:space="preserve"> </w:t>
      </w:r>
      <w:r w:rsidR="008506DC">
        <w:t xml:space="preserve">developed to aid </w:t>
      </w:r>
      <w:r w:rsidR="7F2DB874">
        <w:t>in</w:t>
      </w:r>
      <w:r w:rsidR="008506DC">
        <w:t xml:space="preserve"> a</w:t>
      </w:r>
      <w:r w:rsidR="00CF1CD4">
        <w:t xml:space="preserve">ccurately finding these mentions </w:t>
      </w:r>
      <w:r w:rsidR="00772DFE">
        <w:t>through semantic information</w:t>
      </w:r>
      <w:r w:rsidR="00F07D4D">
        <w:t xml:space="preserve"> that distinguishes </w:t>
      </w:r>
      <w:r w:rsidR="00C56BB3">
        <w:t>mental-function</w:t>
      </w:r>
      <w:r w:rsidR="00F07D4D">
        <w:t xml:space="preserve"> from evidence of </w:t>
      </w:r>
      <w:r w:rsidR="007A050C">
        <w:rPr>
          <w:i/>
          <w:iCs/>
        </w:rPr>
        <w:t>mental-functioning</w:t>
      </w:r>
      <w:r>
        <w:t>.</w:t>
      </w:r>
      <w:r w:rsidR="00CA5F28">
        <w:t xml:space="preserve"> </w:t>
      </w:r>
      <w:r w:rsidR="004B7D99">
        <w:t xml:space="preserve">A rule-based NER was developed </w:t>
      </w:r>
      <w:r w:rsidR="00BC4BD1">
        <w:t xml:space="preserve">from </w:t>
      </w:r>
      <w:r w:rsidR="00771780">
        <w:t>an existing codebase,</w:t>
      </w:r>
      <w:r w:rsidR="00984F99">
        <w:t xml:space="preserve"> leverag</w:t>
      </w:r>
      <w:r w:rsidR="00771780">
        <w:t>ing</w:t>
      </w:r>
      <w:r w:rsidR="00984F99">
        <w:t xml:space="preserve"> the EMFO to extract and classify </w:t>
      </w:r>
      <w:r w:rsidR="007A050C">
        <w:rPr>
          <w:i/>
          <w:iCs/>
        </w:rPr>
        <w:t>mental-functioning</w:t>
      </w:r>
      <w:r w:rsidR="00984F99">
        <w:t xml:space="preserve"> mentions. </w:t>
      </w:r>
      <w:r w:rsidR="004B1BB9">
        <w:t xml:space="preserve">This NER </w:t>
      </w:r>
      <w:r w:rsidR="00C46D0E">
        <w:t xml:space="preserve">was first </w:t>
      </w:r>
      <w:r w:rsidR="004B6C72">
        <w:t xml:space="preserve">developed </w:t>
      </w:r>
      <w:r w:rsidR="00310CC2">
        <w:t xml:space="preserve">and benchmarked </w:t>
      </w:r>
      <w:commentRangeStart w:id="517"/>
      <w:r w:rsidR="004B6C72">
        <w:t xml:space="preserve">using </w:t>
      </w:r>
      <w:r w:rsidR="005D5667">
        <w:t>OCR’d SSA claimant records</w:t>
      </w:r>
      <w:commentRangeEnd w:id="517"/>
      <w:r w:rsidR="00F167A8">
        <w:rPr>
          <w:rStyle w:val="CommentReference"/>
          <w:sz w:val="21"/>
          <w:szCs w:val="21"/>
        </w:rPr>
        <w:commentReference w:id="517"/>
      </w:r>
      <w:r w:rsidR="00DB1C89">
        <w:t xml:space="preserve"> </w:t>
      </w:r>
      <w:r w:rsidR="00691666">
        <w:t>and then re-tuned</w:t>
      </w:r>
      <w:r w:rsidR="00594A06">
        <w:t xml:space="preserve"> and </w:t>
      </w:r>
      <w:r w:rsidR="00602DD4">
        <w:t>distributed</w:t>
      </w:r>
      <w:r w:rsidR="00691666">
        <w:t xml:space="preserve"> </w:t>
      </w:r>
      <w:r w:rsidR="005D69E8">
        <w:t xml:space="preserve">on </w:t>
      </w:r>
      <w:r w:rsidR="001D4478">
        <w:t>the</w:t>
      </w:r>
      <w:r w:rsidR="00800DD5">
        <w:t xml:space="preserve"> </w:t>
      </w:r>
      <w:r w:rsidR="00026083">
        <w:t xml:space="preserve">(available) </w:t>
      </w:r>
      <w:r w:rsidR="00800DD5">
        <w:t>GoSCAI corpus</w:t>
      </w:r>
      <w:r w:rsidR="00065BC7">
        <w:t xml:space="preserve">. </w:t>
      </w:r>
      <w:r w:rsidR="005068D2">
        <w:t>The weighted</w:t>
      </w:r>
      <w:r w:rsidR="007E4391" w:rsidRPr="00134AA7">
        <w:t xml:space="preserve"> average </w:t>
      </w:r>
      <w:r w:rsidR="00491134">
        <w:t>ComCog</w:t>
      </w:r>
      <w:r w:rsidR="007E4391" w:rsidRPr="00134AA7">
        <w:t xml:space="preserve"> Subclassification </w:t>
      </w:r>
      <w:commentRangeStart w:id="518"/>
      <w:del w:id="519" w:author="Divita, Guy (NIH/CC) [C]" w:date="2025-07-18T09:50:00Z" w16du:dateUtc="2025-07-18T13:50:00Z">
        <w:r w:rsidR="007E4391" w:rsidRPr="00134AA7" w:rsidDel="00113F70">
          <w:delText>F-Score</w:delText>
        </w:r>
      </w:del>
      <w:ins w:id="520" w:author="Divita, Guy (NIH/CC) [C]" w:date="2025-07-18T09:50:00Z" w16du:dateUtc="2025-07-18T13:50:00Z">
        <w:r w:rsidR="00113F70">
          <w:t>F-Score</w:t>
        </w:r>
      </w:ins>
      <w:r w:rsidR="007E4391" w:rsidRPr="00134AA7">
        <w:t xml:space="preserve"> </w:t>
      </w:r>
      <w:commentRangeEnd w:id="518"/>
      <w:r w:rsidR="009656BC" w:rsidRPr="00134AA7">
        <w:rPr>
          <w:rStyle w:val="CommentReference"/>
          <w:sz w:val="21"/>
          <w:szCs w:val="21"/>
        </w:rPr>
        <w:commentReference w:id="518"/>
      </w:r>
      <w:r w:rsidR="007E4391" w:rsidRPr="00134AA7">
        <w:t xml:space="preserve">on this set </w:t>
      </w:r>
      <w:r w:rsidR="00786D27">
        <w:t>is</w:t>
      </w:r>
      <w:r w:rsidR="007E4391" w:rsidRPr="00134AA7">
        <w:t xml:space="preserve"> 0.</w:t>
      </w:r>
      <w:r w:rsidR="00DD5743">
        <w:t>717</w:t>
      </w:r>
      <w:r w:rsidR="007E4391" w:rsidRPr="00134AA7">
        <w:t>.</w:t>
      </w:r>
      <w:r w:rsidR="009807A8">
        <w:t xml:space="preserve"> </w:t>
      </w:r>
      <w:r w:rsidR="005068D2">
        <w:t>The weighted</w:t>
      </w:r>
      <w:r w:rsidR="007E4391" w:rsidRPr="00134AA7">
        <w:t xml:space="preserve"> average IPIR subclassification </w:t>
      </w:r>
      <w:del w:id="521" w:author="Divita, Guy (NIH/CC) [C]" w:date="2025-07-18T09:50:00Z" w16du:dateUtc="2025-07-18T13:50:00Z">
        <w:r w:rsidR="007E4391" w:rsidRPr="00134AA7" w:rsidDel="00113F70">
          <w:delText>F-Score</w:delText>
        </w:r>
      </w:del>
      <w:ins w:id="522" w:author="Divita, Guy (NIH/CC) [C]" w:date="2025-07-18T09:50:00Z" w16du:dateUtc="2025-07-18T13:50:00Z">
        <w:r w:rsidR="00113F70">
          <w:t>F-Score</w:t>
        </w:r>
      </w:ins>
      <w:r w:rsidR="007E4391" w:rsidRPr="00134AA7">
        <w:t xml:space="preserve"> was 0.</w:t>
      </w:r>
      <w:r w:rsidR="005733F3">
        <w:t>726</w:t>
      </w:r>
      <w:r w:rsidR="00134AA7" w:rsidRPr="00134AA7">
        <w:t>.</w:t>
      </w:r>
      <w:r w:rsidR="00134AA7">
        <w:rPr>
          <w:i/>
          <w:iCs/>
        </w:rPr>
        <w:t xml:space="preserve"> </w:t>
      </w:r>
      <w:r w:rsidR="00E10CC7" w:rsidRPr="00E10CC7">
        <w:t xml:space="preserve">The benchmarked NER is one part in a series of tasks to provide the informatics community with resources related to </w:t>
      </w:r>
      <w:r w:rsidR="000B0DE7">
        <w:t>functioning</w:t>
      </w:r>
      <w:r w:rsidR="00E10CC7" w:rsidRPr="00E10CC7">
        <w:t>.</w:t>
      </w:r>
    </w:p>
    <w:p w14:paraId="2933CE46" w14:textId="0C02E952" w:rsidR="005E4B8C" w:rsidRDefault="005E4B8C" w:rsidP="00ED3068">
      <w:pPr>
        <w:pStyle w:val="Heading1"/>
      </w:pPr>
      <w:commentRangeStart w:id="523"/>
      <w:r>
        <w:t>Acknowledgements</w:t>
      </w:r>
      <w:commentRangeEnd w:id="523"/>
      <w:r w:rsidR="00B6011B">
        <w:rPr>
          <w:rStyle w:val="CommentReference"/>
          <w:sz w:val="32"/>
          <w:szCs w:val="32"/>
        </w:rPr>
        <w:commentReference w:id="523"/>
      </w:r>
    </w:p>
    <w:p w14:paraId="37C45B0D" w14:textId="6714EF78" w:rsidR="005E4B8C" w:rsidRDefault="005E4B8C" w:rsidP="00ED3068">
      <w:pPr>
        <w:pStyle w:val="Heading3"/>
      </w:pPr>
      <w:r>
        <w:t>Author contributions</w:t>
      </w:r>
    </w:p>
    <w:p w14:paraId="1BC7F614" w14:textId="36435452" w:rsidR="00352E9B" w:rsidRPr="00352E9B" w:rsidRDefault="00DB74DC" w:rsidP="00161058">
      <w:r>
        <w:t xml:space="preserve">GD oversaw the development of the EMFO and NER. BD </w:t>
      </w:r>
      <w:r w:rsidR="00C055A1">
        <w:t>oversees the deliverables and provided analytics.</w:t>
      </w:r>
      <w:r w:rsidR="009807A8">
        <w:t xml:space="preserve"> </w:t>
      </w:r>
      <w:r w:rsidR="00C055A1">
        <w:t>MS developed the EMMF and the EMFO, is one of the domain experts, and an annotator</w:t>
      </w:r>
      <w:r w:rsidR="002A545B">
        <w:t xml:space="preserve"> of this corpus. </w:t>
      </w:r>
      <w:r w:rsidR="000E032E">
        <w:t xml:space="preserve">KC </w:t>
      </w:r>
      <w:r w:rsidR="0012098A">
        <w:t>developed</w:t>
      </w:r>
      <w:r w:rsidR="000E032E">
        <w:t xml:space="preserve"> the EMFO, is one of the domain experts and an annotator. RJS </w:t>
      </w:r>
      <w:r w:rsidR="00DC0BC8">
        <w:t xml:space="preserve">did the sampling, </w:t>
      </w:r>
      <w:r w:rsidR="005D2F07">
        <w:t xml:space="preserve">set up the annotation tasks, </w:t>
      </w:r>
      <w:r w:rsidR="000E032E">
        <w:t xml:space="preserve">provided statistics, </w:t>
      </w:r>
      <w:r w:rsidR="005372F6">
        <w:t>and was</w:t>
      </w:r>
      <w:r w:rsidR="000E032E">
        <w:t xml:space="preserve"> a domain expert and an annotator</w:t>
      </w:r>
      <w:r w:rsidR="002A545B">
        <w:t xml:space="preserve"> of this corpus.</w:t>
      </w:r>
      <w:r w:rsidR="000E032E">
        <w:t xml:space="preserve"> R</w:t>
      </w:r>
      <w:r w:rsidR="451DEC7F">
        <w:t>P</w:t>
      </w:r>
      <w:r w:rsidR="000E032E">
        <w:t xml:space="preserve"> is a domain expert and annotator</w:t>
      </w:r>
      <w:r w:rsidR="002A545B">
        <w:t xml:space="preserve"> of this corpus. </w:t>
      </w:r>
      <w:r w:rsidR="00174F2F">
        <w:t>ER</w:t>
      </w:r>
      <w:r w:rsidR="0022385A">
        <w:t xml:space="preserve"> is the head of this branch, </w:t>
      </w:r>
      <w:r w:rsidR="0012098A">
        <w:t>is a domain expert,</w:t>
      </w:r>
      <w:r w:rsidR="00B066F8">
        <w:t xml:space="preserve"> and</w:t>
      </w:r>
      <w:r w:rsidR="0012098A">
        <w:t xml:space="preserve"> provided the framing for this task.</w:t>
      </w:r>
    </w:p>
    <w:p w14:paraId="555F3425" w14:textId="49AD2A43" w:rsidR="005E4B8C" w:rsidRDefault="005E4B8C" w:rsidP="00ED3068">
      <w:pPr>
        <w:pStyle w:val="Heading3"/>
      </w:pPr>
      <w:r>
        <w:t>Supplementary material</w:t>
      </w:r>
    </w:p>
    <w:p w14:paraId="5E123171" w14:textId="415F058E" w:rsidR="005E4B8C" w:rsidRDefault="005E4B8C" w:rsidP="00ED3068">
      <w:pPr>
        <w:pStyle w:val="Heading3"/>
      </w:pPr>
      <w:r>
        <w:t>Funding</w:t>
      </w:r>
    </w:p>
    <w:p w14:paraId="074FE9F5" w14:textId="317F5DD7" w:rsidR="007D6159" w:rsidRPr="007D6159" w:rsidRDefault="00006ED9" w:rsidP="00161058">
      <w:r>
        <w:t xml:space="preserve">This work was funded </w:t>
      </w:r>
      <w:r w:rsidR="007D6159">
        <w:t>by</w:t>
      </w:r>
      <w:r w:rsidR="0096489C">
        <w:t xml:space="preserve"> </w:t>
      </w:r>
      <w:r w:rsidR="007D6159">
        <w:t>the Intramural Research Program of the National Institutes of Health and the US Social Security Administration.</w:t>
      </w:r>
    </w:p>
    <w:p w14:paraId="7646403C" w14:textId="2D0B36CB" w:rsidR="005E4B8C" w:rsidRDefault="005E4B8C" w:rsidP="00ED3068">
      <w:pPr>
        <w:pStyle w:val="Heading3"/>
      </w:pPr>
      <w:r>
        <w:t>Conflicts of Interest</w:t>
      </w:r>
    </w:p>
    <w:p w14:paraId="79B93963" w14:textId="513FEA4E" w:rsidR="00562F96" w:rsidRPr="00562F96" w:rsidRDefault="00562F96" w:rsidP="00161058">
      <w:r w:rsidRPr="00562F96">
        <w:t>The authors declare that the research was conducted in the absence of any commercial or financial relationships that could be construed as a potential conflict of interest.</w:t>
      </w:r>
    </w:p>
    <w:p w14:paraId="54D32284" w14:textId="729FC8EB" w:rsidR="005E4B8C" w:rsidRDefault="005E4B8C" w:rsidP="00ED3068">
      <w:pPr>
        <w:pStyle w:val="Heading3"/>
      </w:pPr>
      <w:r>
        <w:t xml:space="preserve">Software </w:t>
      </w:r>
      <w:r w:rsidR="00DD3E8D">
        <w:t>A</w:t>
      </w:r>
      <w:r>
        <w:t>vailability</w:t>
      </w:r>
    </w:p>
    <w:p w14:paraId="5817843E" w14:textId="67E90E0D" w:rsidR="0027657C" w:rsidRDefault="00D40030" w:rsidP="00ED3068">
      <w:pPr>
        <w:jc w:val="left"/>
      </w:pPr>
      <w:r>
        <w:t xml:space="preserve">The NER and </w:t>
      </w:r>
      <w:r w:rsidR="0027657C">
        <w:t xml:space="preserve">EMFO </w:t>
      </w:r>
      <w:r>
        <w:t>ontology is on github, available at:</w:t>
      </w:r>
      <w:r w:rsidR="0027657C">
        <w:t xml:space="preserve"> </w:t>
      </w:r>
    </w:p>
    <w:p w14:paraId="210A72A2" w14:textId="4AAC1209" w:rsidR="00D40030" w:rsidRDefault="0027657C" w:rsidP="00ED3068">
      <w:pPr>
        <w:jc w:val="left"/>
      </w:pPr>
      <w:hyperlink r:id="rId16" w:history="1">
        <w:r w:rsidRPr="0027657C">
          <w:rPr>
            <w:rStyle w:val="Hyperlink"/>
          </w:rPr>
          <w:t>https://github.com/CC-RMD-EpiBio/EcologicalMentalFunctioningOntology</w:t>
        </w:r>
      </w:hyperlink>
    </w:p>
    <w:p w14:paraId="0CF692BD" w14:textId="6C33EF4D" w:rsidR="00DD3E8D" w:rsidRDefault="00DD3E8D" w:rsidP="00ED3068">
      <w:pPr>
        <w:pStyle w:val="Heading3"/>
      </w:pPr>
      <w:r>
        <w:t>Data Availability</w:t>
      </w:r>
    </w:p>
    <w:p w14:paraId="6534C70C" w14:textId="3C0A4D40" w:rsidR="00DA7BAA" w:rsidRPr="00DA7BAA" w:rsidRDefault="008644B7" w:rsidP="00DA7BAA">
      <w:pPr>
        <w:jc w:val="left"/>
      </w:pPr>
      <w:r>
        <w:t xml:space="preserve">The GoSCAI corpus </w:t>
      </w:r>
      <w:r w:rsidR="00DA7BAA">
        <w:t xml:space="preserve">description </w:t>
      </w:r>
      <w:r>
        <w:t xml:space="preserve">is available from </w:t>
      </w:r>
      <w:r w:rsidRPr="00A736B2">
        <w:t>zenodo</w:t>
      </w:r>
      <w:r>
        <w:t xml:space="preserve"> at: </w:t>
      </w:r>
      <w:hyperlink r:id="rId17" w:history="1">
        <w:r w:rsidR="00DA7BAA" w:rsidRPr="005E72B4">
          <w:rPr>
            <w:rStyle w:val="Hyperlink"/>
          </w:rPr>
          <w:t>https://zenodo.org/records/15528545</w:t>
        </w:r>
      </w:hyperlink>
      <w:r w:rsidR="00E02F96">
        <w:t xml:space="preserve">. </w:t>
      </w:r>
      <w:r w:rsidR="00DA7BAA" w:rsidRPr="00DA7BAA">
        <w:t xml:space="preserve">The dataset </w:t>
      </w:r>
      <w:r w:rsidR="005245A6">
        <w:t>is</w:t>
      </w:r>
      <w:r w:rsidR="00DA7BAA" w:rsidRPr="00DA7BAA">
        <w:t xml:space="preserve"> restricted to those researchers who request </w:t>
      </w:r>
      <w:r w:rsidR="00CD0EB2">
        <w:t xml:space="preserve">and receive </w:t>
      </w:r>
      <w:r w:rsidR="00DA7BAA" w:rsidRPr="00DA7BAA">
        <w:t>permission to use the data and agree to the NIH Clinical Center's terms of use. Note that the NIH negotiates agreements with entities (e.g., universities) rather than individuals.</w:t>
      </w:r>
      <w:r w:rsidR="00CD0EB2">
        <w:t xml:space="preserve"> </w:t>
      </w:r>
      <w:r w:rsidR="00DA7BAA" w:rsidRPr="00DA7BAA">
        <w:t>To request access, send an email</w:t>
      </w:r>
      <w:r w:rsidR="00CD0EB2">
        <w:t xml:space="preserve"> </w:t>
      </w:r>
      <w:r w:rsidR="00DA7BAA" w:rsidRPr="00DA7BAA">
        <w:t>to </w:t>
      </w:r>
      <w:hyperlink r:id="rId18" w:history="1">
        <w:r w:rsidR="00DA7BAA" w:rsidRPr="00DA7BAA">
          <w:rPr>
            <w:rStyle w:val="Hyperlink"/>
          </w:rPr>
          <w:t>julia.porcino@nih.gov</w:t>
        </w:r>
      </w:hyperlink>
      <w:r w:rsidR="00DA7BAA" w:rsidRPr="00DA7BAA">
        <w:t> and include a description of the intended research project that would be conducted with the dataset.</w:t>
      </w:r>
    </w:p>
    <w:p w14:paraId="1B020560" w14:textId="34C4F64B" w:rsidR="008644B7" w:rsidRDefault="008644B7" w:rsidP="008644B7">
      <w:pPr>
        <w:jc w:val="left"/>
      </w:pPr>
    </w:p>
    <w:p w14:paraId="0F35128C" w14:textId="3B442A78" w:rsidR="00404F7E" w:rsidRDefault="005E4B8C" w:rsidP="001075C7">
      <w:pPr>
        <w:pStyle w:val="Heading1"/>
      </w:pPr>
      <w:r>
        <w:t>References</w:t>
      </w:r>
    </w:p>
    <w:p w14:paraId="563BA80B" w14:textId="77777777" w:rsidR="00B71A21" w:rsidRPr="00B71A21" w:rsidRDefault="00404F7E" w:rsidP="00B71A21">
      <w:pPr>
        <w:pStyle w:val="EndNoteBibliography"/>
        <w:ind w:left="360" w:hanging="360"/>
      </w:pPr>
      <w:r w:rsidRPr="006854EA">
        <w:rPr>
          <w:sz w:val="21"/>
        </w:rPr>
        <w:fldChar w:fldCharType="begin"/>
      </w:r>
      <w:r w:rsidRPr="00B13348">
        <w:instrText xml:space="preserve"> ADDIN EN.REFLIST </w:instrText>
      </w:r>
      <w:r w:rsidRPr="006854EA">
        <w:rPr>
          <w:sz w:val="21"/>
        </w:rPr>
        <w:fldChar w:fldCharType="separate"/>
      </w:r>
      <w:r w:rsidR="00B71A21" w:rsidRPr="00B71A21">
        <w:t>1. Goldman HH, Porcino J, Divita G, et al. Informatics research on mental health functioning: decision support for the social security administration disability program. Psychiatric Services 2023;</w:t>
      </w:r>
      <w:r w:rsidR="00B71A21" w:rsidRPr="00B71A21">
        <w:rPr>
          <w:b/>
        </w:rPr>
        <w:t>74</w:t>
      </w:r>
      <w:r w:rsidR="00B71A21" w:rsidRPr="00B71A21">
        <w:t>(1):56-62.</w:t>
      </w:r>
    </w:p>
    <w:p w14:paraId="26DD513D" w14:textId="77777777" w:rsidR="00B71A21" w:rsidRPr="00B71A21" w:rsidRDefault="00B71A21" w:rsidP="00B71A21">
      <w:pPr>
        <w:pStyle w:val="EndNoteBibliography"/>
        <w:ind w:left="360" w:hanging="360"/>
      </w:pPr>
      <w:r w:rsidRPr="00B71A21">
        <w:t>2. Chen M, Tan X, Padman R. Social determinants of health in electronic health records and their impact on analysis and risk prediction: a systematic review. Journal of the American Medical Informatics Association 2020;</w:t>
      </w:r>
      <w:r w:rsidRPr="00B71A21">
        <w:rPr>
          <w:b/>
        </w:rPr>
        <w:t>27</w:t>
      </w:r>
      <w:r w:rsidRPr="00B71A21">
        <w:t>(11):1764-73 %@ 527-974X.</w:t>
      </w:r>
    </w:p>
    <w:p w14:paraId="1C11B777" w14:textId="77777777" w:rsidR="00B71A21" w:rsidRPr="00B71A21" w:rsidRDefault="00B71A21" w:rsidP="00B71A21">
      <w:pPr>
        <w:pStyle w:val="EndNoteBibliography"/>
        <w:ind w:left="360" w:hanging="360"/>
      </w:pPr>
      <w:r w:rsidRPr="00B71A21">
        <w:t>3. Zirikly A, Desmet B, Newman-Griffis D, et al. Information extraction framework for disability determination using a mental functioning use-case. JMIR Medical Informatics 2022;</w:t>
      </w:r>
      <w:r w:rsidRPr="00B71A21">
        <w:rPr>
          <w:b/>
        </w:rPr>
        <w:t>10</w:t>
      </w:r>
      <w:r w:rsidRPr="00B71A21">
        <w:t>(3):e32245.</w:t>
      </w:r>
    </w:p>
    <w:p w14:paraId="73554FFE" w14:textId="194D4202" w:rsidR="00B71A21" w:rsidRPr="00B71A21" w:rsidRDefault="00B71A21" w:rsidP="00B71A21">
      <w:pPr>
        <w:pStyle w:val="EndNoteBibliography"/>
        <w:ind w:left="360" w:hanging="360"/>
      </w:pPr>
      <w:r w:rsidRPr="00B71A21">
        <w:t xml:space="preserve">4. Divita G, et al. Ecological Mental Functioning Ontology. Secondary Ecological Mental Functioning Ontology  2024. </w:t>
      </w:r>
      <w:hyperlink r:id="rId19" w:history="1">
        <w:r w:rsidRPr="00B71A21">
          <w:rPr>
            <w:rStyle w:val="Hyperlink"/>
          </w:rPr>
          <w:t>https://github.com/CC-RMD-EpiBio/EcologicalMentalFunctioningOntology/</w:t>
        </w:r>
      </w:hyperlink>
      <w:r w:rsidRPr="00B71A21">
        <w:t>.</w:t>
      </w:r>
    </w:p>
    <w:p w14:paraId="0C70C473" w14:textId="77777777" w:rsidR="00B71A21" w:rsidRPr="00B71A21" w:rsidRDefault="00B71A21" w:rsidP="00B71A21">
      <w:pPr>
        <w:pStyle w:val="EndNoteBibliography"/>
        <w:ind w:left="360" w:hanging="360"/>
      </w:pPr>
      <w:r w:rsidRPr="00B71A21">
        <w:t>5. Sacco MJ, Divita G, Rasch E. Development of an ontology to characterize mental functioning. Disability and rehabilitation 2024;</w:t>
      </w:r>
      <w:r w:rsidRPr="00B71A21">
        <w:rPr>
          <w:b/>
        </w:rPr>
        <w:t>46</w:t>
      </w:r>
      <w:r w:rsidRPr="00B71A21">
        <w:t>(16):3739-48.</w:t>
      </w:r>
    </w:p>
    <w:p w14:paraId="3DD59618" w14:textId="5AE7657B" w:rsidR="00B71A21" w:rsidRPr="00B71A21" w:rsidRDefault="00B71A21" w:rsidP="00B71A21">
      <w:pPr>
        <w:pStyle w:val="EndNoteBibliography"/>
        <w:ind w:left="360" w:hanging="360"/>
      </w:pPr>
      <w:r w:rsidRPr="00B71A21">
        <w:t xml:space="preserve">6. </w:t>
      </w:r>
      <w:r w:rsidR="00171148">
        <w:t>Divita G,</w:t>
      </w:r>
      <w:r w:rsidR="0090272F">
        <w:t xml:space="preserve"> Sacco M, </w:t>
      </w:r>
      <w:r w:rsidR="00603F35">
        <w:t xml:space="preserve">Coale K, Parks R, Rasch E. </w:t>
      </w:r>
      <w:r w:rsidRPr="00B71A21">
        <w:t>Building an ecological mental functioning ontology: An Informatics Perspective. Proceedings of the International Conference on Biomedical Ontologies 2024; Enschede, The Netherlands.</w:t>
      </w:r>
    </w:p>
    <w:p w14:paraId="04D20E25" w14:textId="6FACA462" w:rsidR="00B71A21" w:rsidRPr="00B71A21" w:rsidRDefault="00B71A21" w:rsidP="00B71A21">
      <w:pPr>
        <w:pStyle w:val="EndNoteBibliography"/>
        <w:ind w:left="360" w:hanging="360"/>
      </w:pPr>
      <w:r w:rsidRPr="00B71A21">
        <w:t>7.  A Gold Standard Corpus for Activity Information (GoSCAI). Zenodo 2025 doi: 10.5281.</w:t>
      </w:r>
    </w:p>
    <w:p w14:paraId="48D6B15C" w14:textId="4BD72862" w:rsidR="00B71A21" w:rsidRPr="00B71A21" w:rsidRDefault="00B71A21" w:rsidP="00B71A21">
      <w:pPr>
        <w:pStyle w:val="EndNoteBibliography"/>
        <w:ind w:left="360" w:hanging="360"/>
      </w:pPr>
      <w:r w:rsidRPr="00B71A21">
        <w:t xml:space="preserve">8. WHO. </w:t>
      </w:r>
      <w:r w:rsidRPr="00B71A21">
        <w:rPr>
          <w:i/>
        </w:rPr>
        <w:t>International Classification of Functioning, Disability and Health</w:t>
      </w:r>
      <w:r w:rsidRPr="00B71A21">
        <w:t>. Geneva: World Health Organization.</w:t>
      </w:r>
      <w:r w:rsidR="00F5248E">
        <w:t xml:space="preserve"> 2001</w:t>
      </w:r>
    </w:p>
    <w:p w14:paraId="4FDA0A53" w14:textId="77777777" w:rsidR="00B71A21" w:rsidRPr="00B71A21" w:rsidRDefault="00B71A21" w:rsidP="00B71A21">
      <w:pPr>
        <w:pStyle w:val="EndNoteBibliography"/>
        <w:ind w:left="360" w:hanging="360"/>
      </w:pPr>
      <w:r w:rsidRPr="00B71A21">
        <w:t>9. Guy Divita BD, Maryanne Sacco, Kathleen Coale, Rafael Jimenez Silva, Rebecca Parks, Elizabeth Rasch. Classifying Mental-functioning using a Named Entity Recognition Tool: Based on the Ecological Mental-functioning Model Ontology. github: Rehabilitation Medicine Department, National Institutes of Health Clinical Center, Bethesda, MD, 2025:16.</w:t>
      </w:r>
    </w:p>
    <w:p w14:paraId="3951886D" w14:textId="69753874" w:rsidR="00B71A21" w:rsidRPr="00B71A21" w:rsidRDefault="00B71A21" w:rsidP="00B71A21">
      <w:pPr>
        <w:pStyle w:val="EndNoteBibliography"/>
        <w:ind w:left="360" w:hanging="360"/>
      </w:pPr>
      <w:r w:rsidRPr="00B71A21">
        <w:t xml:space="preserve">10. </w:t>
      </w:r>
      <w:r w:rsidR="006D17BE" w:rsidRPr="006D17BE">
        <w:t>NIH CC RMD Epidemiology &amp; Biostatistics Section</w:t>
      </w:r>
      <w:r w:rsidRPr="00B71A21">
        <w:t xml:space="preserve">. Annotation Guideline for Free-Text Activity Functioning Information: Communication &amp; Cognition. Secondary Annotation Guideline for Free-Text Activity Functioning Information: Communication &amp; Cognition  2025a. </w:t>
      </w:r>
      <w:hyperlink r:id="rId20" w:history="1">
        <w:r w:rsidRPr="00B71A21">
          <w:rPr>
            <w:rStyle w:val="Hyperlink"/>
          </w:rPr>
          <w:t>https://zenodo.org/records/13910167</w:t>
        </w:r>
      </w:hyperlink>
      <w:r w:rsidRPr="00B71A21">
        <w:t>.</w:t>
      </w:r>
    </w:p>
    <w:p w14:paraId="1B4055D5" w14:textId="3F0F10E5" w:rsidR="00B71A21" w:rsidRPr="00B71A21" w:rsidRDefault="00B71A21" w:rsidP="00B71A21">
      <w:pPr>
        <w:pStyle w:val="EndNoteBibliography"/>
        <w:ind w:left="360" w:hanging="360"/>
      </w:pPr>
      <w:r w:rsidRPr="00B71A21">
        <w:t xml:space="preserve">11. </w:t>
      </w:r>
      <w:r w:rsidR="006D17BE" w:rsidRPr="006D17BE">
        <w:t>NIH CC RMD Epidemiology &amp; Biostatistics Section</w:t>
      </w:r>
      <w:r w:rsidRPr="00B71A21">
        <w:t xml:space="preserve">. Annotation Guideline for Free-Text Activity Functioning Information: Interpersonal Interactions &amp; Relationships. Secondary Annotation Guideline for Free-Text Activity Functioning Information: Interpersonal Interactions &amp; Relationships  2025b. </w:t>
      </w:r>
      <w:hyperlink r:id="rId21" w:history="1">
        <w:r w:rsidRPr="00B71A21">
          <w:rPr>
            <w:rStyle w:val="Hyperlink"/>
          </w:rPr>
          <w:t>https://zenodo.org/records/13774684</w:t>
        </w:r>
      </w:hyperlink>
      <w:r w:rsidRPr="00B71A21">
        <w:t>.</w:t>
      </w:r>
    </w:p>
    <w:p w14:paraId="15834FA6" w14:textId="77777777" w:rsidR="00B71A21" w:rsidRPr="00B71A21" w:rsidRDefault="00B71A21" w:rsidP="00B71A21">
      <w:pPr>
        <w:pStyle w:val="EndNoteBibliography"/>
        <w:ind w:left="360" w:hanging="360"/>
      </w:pPr>
      <w:r w:rsidRPr="00B71A21">
        <w:t>12. Divita G, Coale K, Maldonado JC, Silva RJ, Rasch E. Extracting body function information using rule-based methods: Highlighting structure and formatting challenges in clinical text. Frontiers in Digital Health 2022;</w:t>
      </w:r>
      <w:r w:rsidRPr="00B71A21">
        <w:rPr>
          <w:b/>
        </w:rPr>
        <w:t>4</w:t>
      </w:r>
      <w:r w:rsidRPr="00B71A21">
        <w:t>:914171.</w:t>
      </w:r>
    </w:p>
    <w:p w14:paraId="587BF8CE" w14:textId="77777777" w:rsidR="00B71A21" w:rsidRPr="00B71A21" w:rsidRDefault="00B71A21" w:rsidP="00B71A21">
      <w:pPr>
        <w:pStyle w:val="EndNoteBibliography"/>
        <w:ind w:left="360" w:hanging="360"/>
      </w:pPr>
      <w:r w:rsidRPr="00B71A21">
        <w:t>13. Divita G, Carter ME, Tran L-T, et al. v3NLP framework: tools to build applications for extracting concepts from clinical text. eGEMs 2016;</w:t>
      </w:r>
      <w:r w:rsidRPr="00B71A21">
        <w:rPr>
          <w:b/>
        </w:rPr>
        <w:t>4</w:t>
      </w:r>
      <w:r w:rsidRPr="00B71A21">
        <w:t>(3):1228.</w:t>
      </w:r>
    </w:p>
    <w:p w14:paraId="01E84A71" w14:textId="77777777" w:rsidR="00B71A21" w:rsidRPr="00B71A21" w:rsidRDefault="00B71A21" w:rsidP="00B71A21">
      <w:pPr>
        <w:pStyle w:val="EndNoteBibliography"/>
        <w:ind w:left="360" w:hanging="360"/>
      </w:pPr>
      <w:r w:rsidRPr="00B71A21">
        <w:t>14. Sophia: a expedient UMLS concept extraction annotator. AMIA Annual Symposium Proceedings; 2014.</w:t>
      </w:r>
    </w:p>
    <w:p w14:paraId="48A315E3" w14:textId="77777777" w:rsidR="00B71A21" w:rsidRPr="00B71A21" w:rsidRDefault="00B71A21" w:rsidP="00B71A21">
      <w:pPr>
        <w:pStyle w:val="EndNoteBibliography"/>
        <w:ind w:left="360" w:hanging="360"/>
      </w:pPr>
      <w:r w:rsidRPr="00B71A21">
        <w:t>15. Divita G, Luo G, Tran L-TT, Workman TE, Gundlapalli AV, Samore MH. General symptom extraction from VA electronic medical notes. MEDINFO 2017: Precision Healthcare through Informatics: IOS Press, 2017:356-60.</w:t>
      </w:r>
    </w:p>
    <w:p w14:paraId="57D45264" w14:textId="77777777" w:rsidR="00B71A21" w:rsidRPr="00B71A21" w:rsidRDefault="00B71A21" w:rsidP="00B71A21">
      <w:pPr>
        <w:pStyle w:val="EndNoteBibliography"/>
        <w:ind w:left="360" w:hanging="360"/>
      </w:pPr>
      <w:r w:rsidRPr="00B71A21">
        <w:t>16. Divita G, Brignone E, Carter ME, et al. Extracting sexual trauma mentions from electronic medical notes using natural language processing. MEDINFO 2017: Precision Healthcare through Informatics: IOS Press, 2017:351-55.</w:t>
      </w:r>
    </w:p>
    <w:p w14:paraId="544188ED" w14:textId="77777777" w:rsidR="00B71A21" w:rsidRPr="00B71A21" w:rsidRDefault="00B71A21" w:rsidP="00B71A21">
      <w:pPr>
        <w:pStyle w:val="EndNoteBibliography"/>
        <w:ind w:left="360" w:hanging="360"/>
      </w:pPr>
      <w:r w:rsidRPr="00B71A21">
        <w:t>17. Ferrucci D, Lally A. UIMA: an architectural approach to unstructured information processing in the corporate research environment. Natural Language Engineering 2004;</w:t>
      </w:r>
      <w:r w:rsidRPr="00B71A21">
        <w:rPr>
          <w:b/>
        </w:rPr>
        <w:t>10</w:t>
      </w:r>
      <w:r w:rsidRPr="00B71A21">
        <w:t>(3-4):327-48.</w:t>
      </w:r>
    </w:p>
    <w:p w14:paraId="29E26012" w14:textId="77777777" w:rsidR="00B71A21" w:rsidRPr="00B71A21" w:rsidRDefault="00B71A21" w:rsidP="00B71A21">
      <w:pPr>
        <w:pStyle w:val="EndNoteBibliography"/>
        <w:ind w:left="360" w:hanging="360"/>
      </w:pPr>
      <w:r w:rsidRPr="00B71A21">
        <w:t>18. Aronson AR, Lang F-M. An overview of MetaMap: historical perspective and recent advances. Journal of the American Medical Informatics Association 2010;</w:t>
      </w:r>
      <w:r w:rsidRPr="00B71A21">
        <w:rPr>
          <w:b/>
        </w:rPr>
        <w:t>17</w:t>
      </w:r>
      <w:r w:rsidRPr="00B71A21">
        <w:t>(3):229-36.</w:t>
      </w:r>
    </w:p>
    <w:p w14:paraId="2D8BE9DB" w14:textId="77777777" w:rsidR="00B71A21" w:rsidRPr="00B71A21" w:rsidRDefault="00B71A21" w:rsidP="00B71A21">
      <w:pPr>
        <w:pStyle w:val="EndNoteBibliography"/>
        <w:ind w:left="360" w:hanging="360"/>
      </w:pPr>
      <w:r w:rsidRPr="00B71A21">
        <w:t>19. Failure analysis of MetaMap transfer (MMTx). MEDINFO 2004; 2004. IOS Press.</w:t>
      </w:r>
    </w:p>
    <w:p w14:paraId="25D1D7CA" w14:textId="77777777" w:rsidR="00B71A21" w:rsidRPr="00B71A21" w:rsidRDefault="00B71A21" w:rsidP="00B71A21">
      <w:pPr>
        <w:pStyle w:val="EndNoteBibliography"/>
        <w:ind w:left="360" w:hanging="360"/>
      </w:pPr>
      <w:r w:rsidRPr="00B71A21">
        <w:t>20. Donnelly K. SNOMED-CT: The advanced terminology and coding system for eHealth. Studies in health technology and informatics 2006;</w:t>
      </w:r>
      <w:r w:rsidRPr="00B71A21">
        <w:rPr>
          <w:b/>
        </w:rPr>
        <w:t>121</w:t>
      </w:r>
      <w:r w:rsidRPr="00B71A21">
        <w:t>:279.</w:t>
      </w:r>
    </w:p>
    <w:p w14:paraId="78C76D97" w14:textId="77777777" w:rsidR="00B71A21" w:rsidRPr="00B71A21" w:rsidRDefault="00B71A21" w:rsidP="00B71A21">
      <w:pPr>
        <w:pStyle w:val="EndNoteBibliography"/>
        <w:ind w:left="360" w:hanging="360"/>
      </w:pPr>
      <w:r w:rsidRPr="00B71A21">
        <w:t>21. Lipscomb CE. Medical subject headings (MeSH). Bulletin of the Medical Library Association 2000;</w:t>
      </w:r>
      <w:r w:rsidRPr="00B71A21">
        <w:rPr>
          <w:b/>
        </w:rPr>
        <w:t>88</w:t>
      </w:r>
      <w:r w:rsidRPr="00B71A21">
        <w:t>(3):265.</w:t>
      </w:r>
    </w:p>
    <w:p w14:paraId="235BCA21" w14:textId="77777777" w:rsidR="00B71A21" w:rsidRPr="00B71A21" w:rsidRDefault="00B71A21" w:rsidP="00B71A21">
      <w:pPr>
        <w:pStyle w:val="EndNoteBibliography"/>
        <w:ind w:left="360" w:hanging="360"/>
      </w:pPr>
      <w:r w:rsidRPr="00B71A21">
        <w:t>22. Cunningham H. GATE, a general architecture for text engineering. Computers and the Humanities 2002;</w:t>
      </w:r>
      <w:r w:rsidRPr="00B71A21">
        <w:rPr>
          <w:b/>
        </w:rPr>
        <w:t>36</w:t>
      </w:r>
      <w:r w:rsidRPr="00B71A21">
        <w:t>:223-54.</w:t>
      </w:r>
    </w:p>
    <w:p w14:paraId="318FC7CB" w14:textId="77777777" w:rsidR="00B71A21" w:rsidRPr="00B71A21" w:rsidRDefault="00B71A21" w:rsidP="00B71A21">
      <w:pPr>
        <w:pStyle w:val="EndNoteBibliography"/>
        <w:ind w:left="360" w:hanging="360"/>
      </w:pPr>
      <w:r w:rsidRPr="00B71A21">
        <w:t xml:space="preserve">23. Vasiliev Y. </w:t>
      </w:r>
      <w:r w:rsidRPr="00B71A21">
        <w:rPr>
          <w:i/>
        </w:rPr>
        <w:t>Natural language processing with Python and spaCy: A practical introduction</w:t>
      </w:r>
      <w:r w:rsidRPr="00B71A21">
        <w:t>: No Starch Press, 2020.</w:t>
      </w:r>
    </w:p>
    <w:p w14:paraId="6E74A156" w14:textId="77777777" w:rsidR="00B71A21" w:rsidRPr="00B71A21" w:rsidRDefault="00B71A21" w:rsidP="00B71A21">
      <w:pPr>
        <w:pStyle w:val="EndNoteBibliography"/>
        <w:ind w:left="360" w:hanging="360"/>
      </w:pPr>
      <w:r w:rsidRPr="00B71A21">
        <w:t>24. Koroteev MV. BERT: a review of applications in natural language processing and understanding. arXiv preprint arXiv:2103.11943 2021.</w:t>
      </w:r>
    </w:p>
    <w:p w14:paraId="5314C00D" w14:textId="77777777" w:rsidR="00B71A21" w:rsidRPr="00B71A21" w:rsidRDefault="00B71A21" w:rsidP="00B71A21">
      <w:pPr>
        <w:pStyle w:val="EndNoteBibliography"/>
        <w:ind w:left="360" w:hanging="360"/>
      </w:pPr>
      <w:r w:rsidRPr="00B71A21">
        <w:t>25. Bodenreider O. The unified medical language system (UMLS): integrating biomedical terminology. Nucleic acids research 2004;</w:t>
      </w:r>
      <w:r w:rsidRPr="00B71A21">
        <w:rPr>
          <w:b/>
        </w:rPr>
        <w:t>32</w:t>
      </w:r>
      <w:r w:rsidRPr="00B71A21">
        <w:t>(suppl_1):D267-D70.</w:t>
      </w:r>
    </w:p>
    <w:p w14:paraId="6F08FFA7" w14:textId="77777777" w:rsidR="00B71A21" w:rsidRPr="00B71A21" w:rsidRDefault="00B71A21" w:rsidP="00B71A21">
      <w:pPr>
        <w:pStyle w:val="EndNoteBibliography"/>
        <w:ind w:left="360" w:hanging="360"/>
      </w:pPr>
      <w:r w:rsidRPr="00B71A21">
        <w:t>26. Jaasu NM, Kamaraj R, Seetharaman R. MedDRA (medical dictionary for regulatory activities). Research journal of pharmacy and technology 2018;</w:t>
      </w:r>
      <w:r w:rsidRPr="00B71A21">
        <w:rPr>
          <w:b/>
        </w:rPr>
        <w:t>11</w:t>
      </w:r>
      <w:r w:rsidRPr="00B71A21">
        <w:t>(10):4751-54.</w:t>
      </w:r>
    </w:p>
    <w:p w14:paraId="243F04C6" w14:textId="77777777" w:rsidR="00B71A21" w:rsidRPr="00B71A21" w:rsidRDefault="00B71A21" w:rsidP="00B71A21">
      <w:pPr>
        <w:pStyle w:val="EndNoteBibliography"/>
        <w:ind w:left="360" w:hanging="360"/>
      </w:pPr>
      <w:r w:rsidRPr="00B71A21">
        <w:t>27. Gallagher LA. Thesaurus of psychological index terms. (No Title) 2005.</w:t>
      </w:r>
    </w:p>
    <w:p w14:paraId="3FFF954B" w14:textId="17C20EB7" w:rsidR="00B71A21" w:rsidRPr="00B71A21" w:rsidRDefault="00B71A21" w:rsidP="00B71A21">
      <w:pPr>
        <w:pStyle w:val="EndNoteBibliography"/>
        <w:ind w:left="360" w:hanging="360"/>
      </w:pPr>
      <w:r w:rsidRPr="00B71A21">
        <w:t xml:space="preserve">28. NLM. UMLS Reference Manual [Internet]. Secondary UMLS Reference Manual [Internet]. </w:t>
      </w:r>
      <w:hyperlink r:id="rId22" w:history="1">
        <w:r w:rsidRPr="00B71A21">
          <w:rPr>
            <w:rStyle w:val="Hyperlink"/>
          </w:rPr>
          <w:t>https://www.ncbi.nlm.nih.gov/books/NBK9685/</w:t>
        </w:r>
      </w:hyperlink>
      <w:r w:rsidRPr="00B71A21">
        <w:t>.</w:t>
      </w:r>
    </w:p>
    <w:p w14:paraId="3A4997B3" w14:textId="77777777" w:rsidR="00B71A21" w:rsidRPr="00B71A21" w:rsidRDefault="00B71A21" w:rsidP="00B71A21">
      <w:pPr>
        <w:pStyle w:val="EndNoteBibliography"/>
        <w:ind w:left="360" w:hanging="360"/>
      </w:pPr>
      <w:r w:rsidRPr="00B71A21">
        <w:t>29. Palmer M, Bonial C, Hwang JD. 17 VerbNet: Capturing English Verb Behavior, Meaning, and Usage. The Oxford handbook of cognitive science 2016:315.</w:t>
      </w:r>
    </w:p>
    <w:p w14:paraId="1EBDF1AD" w14:textId="77777777" w:rsidR="00B71A21" w:rsidRPr="00B71A21" w:rsidRDefault="00B71A21" w:rsidP="00B71A21">
      <w:pPr>
        <w:pStyle w:val="EndNoteBibliography"/>
        <w:ind w:left="360" w:hanging="360"/>
      </w:pPr>
      <w:r w:rsidRPr="00B71A21">
        <w:t xml:space="preserve">30. Organization WH. </w:t>
      </w:r>
      <w:r w:rsidRPr="00B71A21">
        <w:rPr>
          <w:i/>
        </w:rPr>
        <w:t>International Classification of Functioning, Disability, and Health: Children &amp; Youth Version: ICF-CY</w:t>
      </w:r>
      <w:r w:rsidRPr="00B71A21">
        <w:t>: World Health Organization, 2007.</w:t>
      </w:r>
    </w:p>
    <w:p w14:paraId="621058A9" w14:textId="46744E85" w:rsidR="00B71A21" w:rsidRPr="00B71A21" w:rsidRDefault="00B71A21" w:rsidP="00B71A21">
      <w:pPr>
        <w:pStyle w:val="EndNoteBibliography"/>
        <w:ind w:left="360" w:hanging="360"/>
      </w:pPr>
      <w:r w:rsidRPr="00B71A21">
        <w:t xml:space="preserve">31. Job titles for social workers. Secondary Job titles for social workers. </w:t>
      </w:r>
      <w:hyperlink r:id="rId23" w:history="1">
        <w:r w:rsidRPr="00B71A21">
          <w:rPr>
            <w:rStyle w:val="Hyperlink"/>
          </w:rPr>
          <w:t>https://www.wcupa.edu/education-socialwork/gradSocialWork/documents/socialworkjobtitles.pdf</w:t>
        </w:r>
      </w:hyperlink>
      <w:r w:rsidRPr="00B71A21">
        <w:t>.</w:t>
      </w:r>
    </w:p>
    <w:p w14:paraId="0BEEE085" w14:textId="0106292F" w:rsidR="00B71A21" w:rsidRPr="00B71A21" w:rsidRDefault="00B71A21" w:rsidP="00B71A21">
      <w:pPr>
        <w:pStyle w:val="EndNoteBibliography"/>
        <w:ind w:left="360" w:hanging="360"/>
      </w:pPr>
      <w:r w:rsidRPr="00B71A21">
        <w:t xml:space="preserve">32.  U.S. Bureau of Labor Statistics 2010 Census Occupational Titles and Code List. Secondary U.S. Bureau of Labor Statistics 2010 Census Occupational Titles and Code List  2010. </w:t>
      </w:r>
      <w:hyperlink r:id="rId24" w:history="1">
        <w:r w:rsidRPr="00B71A21">
          <w:rPr>
            <w:rStyle w:val="Hyperlink"/>
          </w:rPr>
          <w:t>https://www.bls.gov/cps/cenocc2010.htm</w:t>
        </w:r>
      </w:hyperlink>
      <w:r w:rsidRPr="00B71A21">
        <w:t>.</w:t>
      </w:r>
    </w:p>
    <w:p w14:paraId="489190CA" w14:textId="10EC2FF3" w:rsidR="00B71A21" w:rsidRPr="00B71A21" w:rsidRDefault="00B71A21" w:rsidP="00B71A21">
      <w:pPr>
        <w:pStyle w:val="EndNoteBibliography"/>
        <w:ind w:left="360" w:hanging="360"/>
      </w:pPr>
      <w:r w:rsidRPr="00B71A21">
        <w:t xml:space="preserve">33. ONGIG Job Titles: The Difinitive Guide. Secondary ONGIG Job Titles: The Difinitive Guide  2025. </w:t>
      </w:r>
      <w:hyperlink r:id="rId25" w:anchor="/" w:history="1">
        <w:r w:rsidRPr="00B71A21">
          <w:rPr>
            <w:rStyle w:val="Hyperlink"/>
          </w:rPr>
          <w:t>https://www.ongig.com/job-titles#/#hierarchy</w:t>
        </w:r>
      </w:hyperlink>
      <w:r w:rsidRPr="00B71A21">
        <w:t>.</w:t>
      </w:r>
    </w:p>
    <w:p w14:paraId="168A698D" w14:textId="26F96482" w:rsidR="005E4B8C" w:rsidRPr="00B13348" w:rsidRDefault="00404F7E" w:rsidP="003C2111">
      <w:pPr>
        <w:ind w:left="270" w:hanging="270"/>
        <w:jc w:val="left"/>
      </w:pPr>
      <w:r w:rsidRPr="006854EA">
        <w:rPr>
          <w:rFonts w:cs="Times New Roman"/>
        </w:rPr>
        <w:fldChar w:fldCharType="end"/>
      </w:r>
    </w:p>
    <w:sectPr w:rsidR="005E4B8C" w:rsidRPr="00B1334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acco, Maryanne (NIH/CC/RMD) [C]" w:date="2025-07-17T15:38:00Z" w:initials="MS">
    <w:p w14:paraId="2315C17A" w14:textId="77777777" w:rsidR="00F70BAD" w:rsidRDefault="00F70BAD" w:rsidP="00F70BAD">
      <w:pPr>
        <w:pStyle w:val="CommentText"/>
        <w:jc w:val="left"/>
      </w:pPr>
      <w:r>
        <w:rPr>
          <w:rStyle w:val="CommentReference"/>
        </w:rPr>
        <w:annotationRef/>
      </w:r>
      <w:r>
        <w:t>Can you say what it is performing admirably - the conclusion should stand better on its own</w:t>
      </w:r>
    </w:p>
  </w:comment>
  <w:comment w:id="13" w:author="Sacco, Maryanne (NIH/CC/RMD) [C]" w:date="2025-07-17T15:42:00Z" w:initials="MS">
    <w:p w14:paraId="344CC9CF" w14:textId="77777777" w:rsidR="00626E0A" w:rsidRDefault="00626E0A" w:rsidP="00626E0A">
      <w:pPr>
        <w:pStyle w:val="CommentText"/>
        <w:jc w:val="left"/>
      </w:pPr>
      <w:r>
        <w:rPr>
          <w:rStyle w:val="CommentReference"/>
        </w:rPr>
        <w:annotationRef/>
      </w:r>
      <w:r>
        <w:t>Please check if this reference is one or two and should be separated by a comma</w:t>
      </w:r>
    </w:p>
  </w:comment>
  <w:comment w:id="14" w:author="Divita, Guy (NIH/CC) [C]" w:date="2025-07-18T09:31:00Z" w:initials="GD">
    <w:p w14:paraId="1B34B2B1" w14:textId="77777777" w:rsidR="007F29C3" w:rsidRDefault="007F29C3" w:rsidP="007F29C3">
      <w:pPr>
        <w:pStyle w:val="CommentText"/>
        <w:jc w:val="left"/>
      </w:pPr>
      <w:r>
        <w:rPr>
          <w:rStyle w:val="CommentReference"/>
        </w:rPr>
        <w:annotationRef/>
      </w:r>
      <w:r>
        <w:t>My preference is [1,3].  I was letting endNote do the formatting.</w:t>
      </w:r>
    </w:p>
  </w:comment>
  <w:comment w:id="32" w:author="Sacco, Maryanne (NIH/CC/RMD) [C]" w:date="2025-07-17T15:55:00Z" w:initials="MS">
    <w:p w14:paraId="42C7DBBE" w14:textId="77777777" w:rsidR="00B06922" w:rsidRDefault="00B06922" w:rsidP="00B06922">
      <w:pPr>
        <w:pStyle w:val="CommentText"/>
        <w:jc w:val="left"/>
      </w:pPr>
      <w:r>
        <w:rPr>
          <w:rStyle w:val="CommentReference"/>
        </w:rPr>
        <w:annotationRef/>
      </w:r>
      <w:r>
        <w:t>Spell out this first time - you may need to rewrite the sentence then so it makes more sense.</w:t>
      </w:r>
    </w:p>
  </w:comment>
  <w:comment w:id="35" w:author="Sacco, Maryanne (NIH/CC/RMD) [C]" w:date="2025-07-17T15:52:00Z" w:initials="MS">
    <w:p w14:paraId="2D79F215" w14:textId="1731FFC2" w:rsidR="00A20948" w:rsidRDefault="00A20948" w:rsidP="00A20948">
      <w:pPr>
        <w:pStyle w:val="CommentText"/>
        <w:jc w:val="left"/>
      </w:pPr>
      <w:r>
        <w:rPr>
          <w:rStyle w:val="CommentReference"/>
        </w:rPr>
        <w:annotationRef/>
      </w:r>
      <w:r>
        <w:t>Remove anything not published in the paper</w:t>
      </w:r>
    </w:p>
  </w:comment>
  <w:comment w:id="36" w:author="Divita, Guy (NIH/CC) [C]" w:date="2025-07-21T10:58:00Z" w:initials="GD">
    <w:p w14:paraId="74A3D3C3" w14:textId="77777777" w:rsidR="001A62F5" w:rsidRDefault="001A62F5" w:rsidP="001A62F5">
      <w:pPr>
        <w:pStyle w:val="CommentText"/>
        <w:jc w:val="left"/>
      </w:pPr>
      <w:r>
        <w:rPr>
          <w:rStyle w:val="CommentReference"/>
        </w:rPr>
        <w:annotationRef/>
      </w:r>
      <w:r>
        <w:t xml:space="preserve">It is important to mention this as evidence of a whole body of work.  We checked, and it is ok to do mention it.   </w:t>
      </w:r>
    </w:p>
  </w:comment>
  <w:comment w:id="50" w:author="Sacco, Maryanne (NIH/CC/RMD) [C]" w:date="2025-07-17T15:55:00Z" w:initials="MS">
    <w:p w14:paraId="267C8C1E" w14:textId="77777777" w:rsidR="00817E0E" w:rsidRDefault="00817E0E" w:rsidP="00817E0E">
      <w:pPr>
        <w:pStyle w:val="CommentText"/>
        <w:jc w:val="left"/>
      </w:pPr>
      <w:r>
        <w:rPr>
          <w:rStyle w:val="CommentReference"/>
        </w:rPr>
        <w:annotationRef/>
      </w:r>
      <w:r>
        <w:t>Can remove the full name now</w:t>
      </w:r>
    </w:p>
  </w:comment>
  <w:comment w:id="73" w:author="Sacco, Maryanne (NIH/CC/RMD) [C]" w:date="2025-07-17T16:07:00Z" w:initials="MS">
    <w:p w14:paraId="4F60662B" w14:textId="77777777" w:rsidR="007A2F53" w:rsidRDefault="007A2F53" w:rsidP="007A2F53">
      <w:pPr>
        <w:pStyle w:val="CommentText"/>
        <w:jc w:val="left"/>
      </w:pPr>
      <w:r>
        <w:rPr>
          <w:rStyle w:val="CommentReference"/>
        </w:rPr>
        <w:annotationRef/>
      </w:r>
      <w:r>
        <w:t>Perhaps distinguishing you are speaking about human annotators as in the paper you don’t distinguish - I would say to do so</w:t>
      </w:r>
    </w:p>
  </w:comment>
  <w:comment w:id="74" w:author="Divita, Guy (NIH/CC) [C]" w:date="2025-07-21T11:00:00Z" w:initials="GD">
    <w:p w14:paraId="32621205" w14:textId="77777777" w:rsidR="00DC1E2A" w:rsidRDefault="00DC1E2A" w:rsidP="00DC1E2A">
      <w:pPr>
        <w:pStyle w:val="CommentText"/>
        <w:jc w:val="left"/>
      </w:pPr>
      <w:r>
        <w:rPr>
          <w:rStyle w:val="CommentReference"/>
        </w:rPr>
        <w:annotationRef/>
      </w:r>
      <w:r>
        <w:t>I reworded. Hopefully better?</w:t>
      </w:r>
    </w:p>
  </w:comment>
  <w:comment w:id="84" w:author="Coale, Kathleen (NIH/CC) [C]" w:date="2025-07-17T11:37:00Z" w:initials="C[">
    <w:p w14:paraId="65427E5A" w14:textId="00B16872" w:rsidR="004A2400" w:rsidRDefault="004A2400">
      <w:pPr>
        <w:pStyle w:val="CommentText"/>
      </w:pPr>
      <w:r>
        <w:rPr>
          <w:rStyle w:val="CommentReference"/>
        </w:rPr>
        <w:annotationRef/>
      </w:r>
      <w:r w:rsidRPr="694D24C7">
        <w:t xml:space="preserve">These are the formal activity categories from which the 16 attributes were taken: learning and applying knowledge, general tasks and demands and communication. SSA concepts are adaptation, memory, pacing, and persistence. </w:t>
      </w:r>
    </w:p>
    <w:p w14:paraId="2B64D4AD" w14:textId="5B5F2C93" w:rsidR="004A2400" w:rsidRDefault="004A2400">
      <w:pPr>
        <w:pStyle w:val="CommentText"/>
      </w:pPr>
    </w:p>
  </w:comment>
  <w:comment w:id="85" w:author="Divita, Guy (NIH/CC) [C]" w:date="2025-07-17T12:38:00Z" w:initials="D[">
    <w:p w14:paraId="03CB4E34" w14:textId="3FF2CCD2" w:rsidR="008E2A35" w:rsidRDefault="008E2A35">
      <w:pPr>
        <w:pStyle w:val="CommentText"/>
      </w:pPr>
      <w:r>
        <w:rPr>
          <w:rStyle w:val="CommentReference"/>
        </w:rPr>
        <w:annotationRef/>
      </w:r>
      <w:r w:rsidRPr="046445B8">
        <w:t>fixed.</w:t>
      </w:r>
    </w:p>
  </w:comment>
  <w:comment w:id="123" w:author="Divita, Guy (NIH/CC) [C]" w:date="2025-07-18T09:58:00Z" w:initials="GD">
    <w:p w14:paraId="7B0853AD" w14:textId="77777777" w:rsidR="00FB35C8" w:rsidRDefault="00FB35C8" w:rsidP="00FB35C8">
      <w:pPr>
        <w:pStyle w:val="CommentText"/>
        <w:jc w:val="left"/>
      </w:pPr>
      <w:r>
        <w:rPr>
          <w:rStyle w:val="CommentReference"/>
        </w:rPr>
        <w:annotationRef/>
      </w:r>
      <w:r>
        <w:t>Altered to fit on one page</w:t>
      </w:r>
    </w:p>
  </w:comment>
  <w:comment w:id="179" w:author="Coale, Kathleen (NIH/CC) [C]" w:date="2025-07-17T11:38:00Z" w:initials="C[">
    <w:p w14:paraId="5AB338D1" w14:textId="05E78DE6" w:rsidR="00471DA3" w:rsidRDefault="00471DA3">
      <w:pPr>
        <w:pStyle w:val="CommentText"/>
      </w:pPr>
      <w:r>
        <w:rPr>
          <w:rStyle w:val="CommentReference"/>
        </w:rPr>
        <w:annotationRef/>
      </w:r>
      <w:r w:rsidRPr="53D08AA3">
        <w:t>This definition needs clarification.</w:t>
      </w:r>
    </w:p>
  </w:comment>
  <w:comment w:id="180" w:author="Coale, Kathleen (NIH/CC) [C]" w:date="2025-07-17T12:05:00Z" w:initials="CK([">
    <w:p w14:paraId="3B057DD2" w14:textId="77777777" w:rsidR="009A1AF1" w:rsidRDefault="009A1AF1" w:rsidP="009A1AF1">
      <w:pPr>
        <w:jc w:val="left"/>
      </w:pPr>
      <w:r>
        <w:rPr>
          <w:rStyle w:val="CommentReference"/>
        </w:rPr>
        <w:annotationRef/>
      </w:r>
      <w:r>
        <w:rPr>
          <w:sz w:val="20"/>
          <w:szCs w:val="20"/>
        </w:rPr>
        <w:t>Applied memory from guideline: explicit descriptions of memory ability or inability as applied to activities of communication and cognition</w:t>
      </w:r>
    </w:p>
  </w:comment>
  <w:comment w:id="181" w:author="Divita, Guy (NIH/CC) [C]" w:date="2025-07-17T12:37:00Z" w:initials="D[">
    <w:p w14:paraId="58B95CF1" w14:textId="4E6B1CD6" w:rsidR="008E2A35" w:rsidRDefault="008E2A35">
      <w:pPr>
        <w:pStyle w:val="CommentText"/>
      </w:pPr>
      <w:r>
        <w:rPr>
          <w:rStyle w:val="CommentReference"/>
        </w:rPr>
        <w:annotationRef/>
      </w:r>
      <w:r w:rsidRPr="771F34EB">
        <w:t>fixed</w:t>
      </w:r>
    </w:p>
  </w:comment>
  <w:comment w:id="197" w:author="Coale, Kathleen (NIH/CC) [C]" w:date="2025-07-17T11:40:00Z" w:initials="C[">
    <w:p w14:paraId="6374BC93" w14:textId="3C810825" w:rsidR="003B5E94" w:rsidRDefault="003B5E94">
      <w:pPr>
        <w:pStyle w:val="CommentText"/>
      </w:pPr>
      <w:r>
        <w:rPr>
          <w:rStyle w:val="CommentReference"/>
        </w:rPr>
        <w:annotationRef/>
      </w:r>
      <w:r w:rsidRPr="16B9B76E">
        <w:t>This defn needs updating</w:t>
      </w:r>
    </w:p>
  </w:comment>
  <w:comment w:id="198" w:author="Coale, Kathleen (NIH/CC) [C]" w:date="2025-07-17T11:58:00Z" w:initials="CK([">
    <w:p w14:paraId="19FB0CEE" w14:textId="77777777" w:rsidR="00BB07F7" w:rsidRDefault="00BB07F7" w:rsidP="00BB07F7">
      <w:pPr>
        <w:jc w:val="left"/>
      </w:pPr>
      <w:r>
        <w:rPr>
          <w:rStyle w:val="CommentReference"/>
        </w:rPr>
        <w:annotationRef/>
      </w:r>
      <w:r>
        <w:rPr>
          <w:sz w:val="20"/>
          <w:szCs w:val="20"/>
        </w:rPr>
        <w:t>From the guideline: pacing: he speed at which one works while sustaining an activity (e.g., slow, quick, taking rests, how often/how frequently one needs breaks to get a task completed).</w:t>
      </w:r>
    </w:p>
  </w:comment>
  <w:comment w:id="199" w:author="Divita, Guy (NIH/CC) [C]" w:date="2025-07-17T12:37:00Z" w:initials="D[">
    <w:p w14:paraId="53D5425A" w14:textId="3E0996E3" w:rsidR="008E2A35" w:rsidRDefault="008E2A35">
      <w:pPr>
        <w:pStyle w:val="CommentText"/>
      </w:pPr>
      <w:r>
        <w:rPr>
          <w:rStyle w:val="CommentReference"/>
        </w:rPr>
        <w:annotationRef/>
      </w:r>
      <w:r w:rsidRPr="7809D765">
        <w:t>fixed</w:t>
      </w:r>
    </w:p>
  </w:comment>
  <w:comment w:id="207" w:author="Sacco, Maryanne (NIH/CC/RMD) [C]" w:date="2025-07-17T16:16:00Z" w:initials="MS">
    <w:p w14:paraId="0FD79027" w14:textId="77777777" w:rsidR="00D10B09" w:rsidRDefault="00D10B09" w:rsidP="00D10B09">
      <w:pPr>
        <w:pStyle w:val="CommentText"/>
        <w:jc w:val="left"/>
      </w:pPr>
      <w:r>
        <w:rPr>
          <w:rStyle w:val="CommentReference"/>
        </w:rPr>
        <w:annotationRef/>
      </w:r>
      <w:r>
        <w:t>A bit awkward.  Do you mean the program is able to check and not include non-IPIR, ComCog or MF-related mentions?</w:t>
      </w:r>
    </w:p>
  </w:comment>
  <w:comment w:id="208" w:author="Divita, Guy (NIH/CC) [C]" w:date="2025-07-18T09:40:00Z" w:initials="GD">
    <w:p w14:paraId="119AD245" w14:textId="77777777" w:rsidR="007F42AF" w:rsidRDefault="007F42AF" w:rsidP="007F42AF">
      <w:pPr>
        <w:pStyle w:val="CommentText"/>
        <w:jc w:val="left"/>
      </w:pPr>
      <w:r>
        <w:rPr>
          <w:rStyle w:val="CommentReference"/>
        </w:rPr>
        <w:annotationRef/>
      </w:r>
      <w:r>
        <w:t>Yes.  I’ve changed the wording to “filter”</w:t>
      </w:r>
    </w:p>
  </w:comment>
  <w:comment w:id="218" w:author="Sacco, Maryanne (NIH/CC/RMD) [C]" w:date="2025-07-17T16:17:00Z" w:initials="MS">
    <w:p w14:paraId="2F68B7C1" w14:textId="77777777" w:rsidR="00BE50CE" w:rsidRDefault="00BE50CE" w:rsidP="00BE50CE">
      <w:pPr>
        <w:pStyle w:val="CommentText"/>
        <w:jc w:val="left"/>
      </w:pPr>
      <w:r>
        <w:rPr>
          <w:rStyle w:val="CommentReference"/>
        </w:rPr>
        <w:annotationRef/>
      </w:r>
      <w:r>
        <w:t>Put reference after the abbreviations</w:t>
      </w:r>
    </w:p>
  </w:comment>
  <w:comment w:id="222" w:author="Sacco, Maryanne (NIH/CC/RMD) [C]" w:date="2025-07-17T16:18:00Z" w:initials="MS">
    <w:p w14:paraId="006169DC" w14:textId="77777777" w:rsidR="00A2775F" w:rsidRDefault="00A2775F" w:rsidP="00A2775F">
      <w:pPr>
        <w:pStyle w:val="CommentText"/>
        <w:jc w:val="left"/>
      </w:pPr>
      <w:r>
        <w:rPr>
          <w:rStyle w:val="CommentReference"/>
        </w:rPr>
        <w:annotationRef/>
      </w:r>
      <w:r>
        <w:t>Spell out</w:t>
      </w:r>
    </w:p>
  </w:comment>
  <w:comment w:id="223" w:author="Divita, Guy (NIH/CC) [C]" w:date="2025-07-18T09:44:00Z" w:initials="GD">
    <w:p w14:paraId="486DC94B" w14:textId="77777777" w:rsidR="00995605" w:rsidRDefault="00995605" w:rsidP="00995605">
      <w:pPr>
        <w:pStyle w:val="CommentText"/>
        <w:jc w:val="left"/>
      </w:pPr>
      <w:r>
        <w:rPr>
          <w:rStyle w:val="CommentReference"/>
        </w:rPr>
        <w:annotationRef/>
      </w:r>
      <w:r>
        <w:t>Those are the names of the files,  While they mean something, they are not acronyms.</w:t>
      </w:r>
    </w:p>
  </w:comment>
  <w:comment w:id="232" w:author="Jimenez Silva, Rafael (NIH/CC) [C]" w:date="2025-07-18T11:24:00Z" w:initials="J[">
    <w:p w14:paraId="0E5DCAC2" w14:textId="3F27E70A" w:rsidR="00F154A3" w:rsidRDefault="00F154A3">
      <w:pPr>
        <w:pStyle w:val="CommentText"/>
      </w:pPr>
      <w:r>
        <w:rPr>
          <w:rStyle w:val="CommentReference"/>
        </w:rPr>
        <w:annotationRef/>
      </w:r>
      <w:r w:rsidRPr="29A86BD5">
        <w:t xml:space="preserve">the gate schema uses ipir_yes and comcog_yes. All lowercase. </w:t>
      </w:r>
    </w:p>
  </w:comment>
  <w:comment w:id="233" w:author="Divita, Guy (NIH/CC) [C]" w:date="2025-07-21T11:07:00Z" w:initials="GD">
    <w:p w14:paraId="665668BF" w14:textId="77777777" w:rsidR="008922B9" w:rsidRDefault="008922B9" w:rsidP="008922B9">
      <w:pPr>
        <w:pStyle w:val="CommentText"/>
        <w:jc w:val="left"/>
      </w:pPr>
      <w:r>
        <w:rPr>
          <w:rStyle w:val="CommentReference"/>
        </w:rPr>
        <w:annotationRef/>
      </w:r>
      <w:r>
        <w:t xml:space="preserve">Noted.   I’m keeping with the java flavor of notation, where the gate annotations get converted into java classses and instances of java classes.  Java does not allow classes to start with lowercase letters.  I have a mapping table that converts the python style annotation labels to the java style as a consequence.   Since this paper is about the java ner,  I’m sticking with the java flavor of what those annotations, when seen within the program, are.  </w:t>
      </w:r>
    </w:p>
  </w:comment>
  <w:comment w:id="264" w:author="Coale, Kathleen (NIH/CC) [C]" w:date="2025-07-17T11:45:00Z" w:initials="C[">
    <w:p w14:paraId="15E93B0D" w14:textId="0042C925" w:rsidR="00342F6F" w:rsidRDefault="00342F6F">
      <w:pPr>
        <w:pStyle w:val="CommentText"/>
      </w:pPr>
      <w:r>
        <w:rPr>
          <w:rStyle w:val="CommentReference"/>
        </w:rPr>
        <w:annotationRef/>
      </w:r>
      <w:r w:rsidRPr="4A48B32C">
        <w:t>either add % or take out. Suggest taking out if column header indicates "% support" to be consistent across table 3a and 3b</w:t>
      </w:r>
    </w:p>
  </w:comment>
  <w:comment w:id="364" w:author="Coale, Kathleen (NIH/CC) [C]" w:date="2025-07-17T11:44:00Z" w:initials="C[">
    <w:p w14:paraId="7C2294A6" w14:textId="281C36D0" w:rsidR="00937478" w:rsidRDefault="00937478">
      <w:pPr>
        <w:pStyle w:val="CommentText"/>
      </w:pPr>
      <w:r>
        <w:rPr>
          <w:rStyle w:val="CommentReference"/>
        </w:rPr>
        <w:annotationRef/>
      </w:r>
      <w:r w:rsidRPr="42A0D9E1">
        <w:t>Either add % or take out, inconsistent from 3a to 3b</w:t>
      </w:r>
    </w:p>
  </w:comment>
  <w:comment w:id="365" w:author="Divita, Guy (NIH/CC) [C]" w:date="2025-07-17T12:37:00Z" w:initials="D[">
    <w:p w14:paraId="0523D6CF" w14:textId="5CDE1DE3" w:rsidR="008E2A35" w:rsidRDefault="008E2A35">
      <w:pPr>
        <w:pStyle w:val="CommentText"/>
      </w:pPr>
      <w:r>
        <w:rPr>
          <w:rStyle w:val="CommentReference"/>
        </w:rPr>
        <w:annotationRef/>
      </w:r>
      <w:r w:rsidRPr="54DF1D59">
        <w:t>Took it out.</w:t>
      </w:r>
    </w:p>
  </w:comment>
  <w:comment w:id="474" w:author="Sacco, Maryanne (NIH/CC/RMD) [C]" w:date="2025-07-17T16:23:00Z" w:initials="MS">
    <w:p w14:paraId="56A042F5" w14:textId="77777777" w:rsidR="00A17C26" w:rsidRDefault="00A17C26" w:rsidP="00A17C26">
      <w:pPr>
        <w:pStyle w:val="CommentText"/>
        <w:jc w:val="left"/>
      </w:pPr>
      <w:r>
        <w:rPr>
          <w:rStyle w:val="CommentReference"/>
        </w:rPr>
        <w:annotationRef/>
      </w:r>
      <w:r>
        <w:t>Remove this row - I put this information above table description</w:t>
      </w:r>
    </w:p>
  </w:comment>
  <w:comment w:id="475" w:author="Divita, Guy (NIH/CC) [C]" w:date="2025-07-21T11:10:00Z" w:initials="GD">
    <w:p w14:paraId="03CECB57" w14:textId="77777777" w:rsidR="00E93857" w:rsidRDefault="00E93857" w:rsidP="00E93857">
      <w:pPr>
        <w:pStyle w:val="CommentText"/>
        <w:jc w:val="left"/>
      </w:pPr>
      <w:r>
        <w:rPr>
          <w:rStyle w:val="CommentReference"/>
        </w:rPr>
        <w:annotationRef/>
      </w:r>
      <w:r>
        <w:t xml:space="preserve">When we had space considerations, I put this in the table to reduce the countable words because the words in the table don’t get counted.  But we don’t have to worry about the word count when submitting to the PLOS journals. </w:t>
      </w:r>
    </w:p>
  </w:comment>
  <w:comment w:id="491" w:author="Sacco, Maryanne (NIH/CC/RMD) [C]" w:date="2025-07-17T16:24:00Z" w:initials="MS">
    <w:p w14:paraId="4A8F8C5D" w14:textId="77777777" w:rsidR="002A6116" w:rsidRDefault="002A6116" w:rsidP="002A6116">
      <w:pPr>
        <w:pStyle w:val="CommentText"/>
        <w:jc w:val="left"/>
      </w:pPr>
      <w:r>
        <w:rPr>
          <w:rStyle w:val="CommentReference"/>
        </w:rPr>
        <w:annotationRef/>
      </w:r>
      <w:r>
        <w:t>Human?</w:t>
      </w:r>
    </w:p>
  </w:comment>
  <w:comment w:id="492" w:author="Jimenez Silva, Rafael (NIH/CC) [C]" w:date="2025-07-18T11:25:00Z" w:initials="J[">
    <w:p w14:paraId="1D05B149" w14:textId="292E99E8" w:rsidR="00F154A3" w:rsidRDefault="00F154A3">
      <w:pPr>
        <w:pStyle w:val="CommentText"/>
      </w:pPr>
      <w:r>
        <w:rPr>
          <w:rStyle w:val="CommentReference"/>
        </w:rPr>
        <w:annotationRef/>
      </w:r>
      <w:r w:rsidRPr="400AF5D3">
        <w:t xml:space="preserve">domain experts? </w:t>
      </w:r>
    </w:p>
  </w:comment>
  <w:comment w:id="517" w:author="Sacco, Maryanne (NIH/CC/RMD) [C]" w:date="2025-07-17T16:28:00Z" w:initials="MS">
    <w:p w14:paraId="162FC58D" w14:textId="77777777" w:rsidR="00F167A8" w:rsidRDefault="00F167A8" w:rsidP="00F167A8">
      <w:pPr>
        <w:pStyle w:val="CommentText"/>
        <w:jc w:val="left"/>
      </w:pPr>
      <w:r>
        <w:rPr>
          <w:rStyle w:val="CommentReference"/>
        </w:rPr>
        <w:annotationRef/>
      </w:r>
      <w:r>
        <w:t>Can this be said less awkwardly?  And spelled out.</w:t>
      </w:r>
    </w:p>
  </w:comment>
  <w:comment w:id="518" w:author="Sacco, Maryanne (NIH/CC/RMD) [C]" w:date="2025-07-17T16:29:00Z" w:initials="MS">
    <w:p w14:paraId="3DDDAC98" w14:textId="77777777" w:rsidR="009656BC" w:rsidRDefault="009656BC" w:rsidP="009656BC">
      <w:pPr>
        <w:pStyle w:val="CommentText"/>
        <w:jc w:val="left"/>
      </w:pPr>
      <w:r>
        <w:rPr>
          <w:rStyle w:val="CommentReference"/>
        </w:rPr>
        <w:annotationRef/>
      </w:r>
      <w:r>
        <w:t>Please be consistent in whether or not you capitalize the F and how you write it</w:t>
      </w:r>
    </w:p>
  </w:comment>
  <w:comment w:id="523" w:author="Sacco, Maryanne (NIH/CC/RMD) [C]" w:date="2025-07-17T16:31:00Z" w:initials="MS">
    <w:p w14:paraId="57D2F1DA" w14:textId="41094A29" w:rsidR="00B6011B" w:rsidRDefault="00B6011B" w:rsidP="00B6011B">
      <w:pPr>
        <w:pStyle w:val="CommentText"/>
        <w:jc w:val="left"/>
      </w:pPr>
      <w:r>
        <w:rPr>
          <w:rStyle w:val="CommentReference"/>
        </w:rPr>
        <w:annotationRef/>
      </w:r>
      <w:r>
        <w:t xml:space="preserve">For PLOS most of section 9 will not be in the paper but inputted separately on submission site. </w:t>
      </w:r>
      <w:r w:rsidR="00A164CF">
        <w:t>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15C17A" w15:done="0"/>
  <w15:commentEx w15:paraId="344CC9CF" w15:done="0"/>
  <w15:commentEx w15:paraId="1B34B2B1" w15:paraIdParent="344CC9CF" w15:done="0"/>
  <w15:commentEx w15:paraId="42C7DBBE" w15:done="1"/>
  <w15:commentEx w15:paraId="2D79F215" w15:done="0"/>
  <w15:commentEx w15:paraId="74A3D3C3" w15:paraIdParent="2D79F215" w15:done="0"/>
  <w15:commentEx w15:paraId="267C8C1E" w15:done="1"/>
  <w15:commentEx w15:paraId="4F60662B" w15:done="0"/>
  <w15:commentEx w15:paraId="32621205" w15:paraIdParent="4F60662B" w15:done="0"/>
  <w15:commentEx w15:paraId="2B64D4AD" w15:done="1"/>
  <w15:commentEx w15:paraId="03CB4E34" w15:paraIdParent="2B64D4AD" w15:done="1"/>
  <w15:commentEx w15:paraId="7B0853AD" w15:done="1"/>
  <w15:commentEx w15:paraId="5AB338D1" w15:done="1"/>
  <w15:commentEx w15:paraId="3B057DD2" w15:paraIdParent="5AB338D1" w15:done="1"/>
  <w15:commentEx w15:paraId="58B95CF1" w15:paraIdParent="5AB338D1" w15:done="1"/>
  <w15:commentEx w15:paraId="6374BC93" w15:done="1"/>
  <w15:commentEx w15:paraId="19FB0CEE" w15:paraIdParent="6374BC93" w15:done="1"/>
  <w15:commentEx w15:paraId="53D5425A" w15:paraIdParent="6374BC93" w15:done="1"/>
  <w15:commentEx w15:paraId="0FD79027" w15:done="0"/>
  <w15:commentEx w15:paraId="119AD245" w15:paraIdParent="0FD79027" w15:done="0"/>
  <w15:commentEx w15:paraId="2F68B7C1" w15:done="1"/>
  <w15:commentEx w15:paraId="006169DC" w15:done="0"/>
  <w15:commentEx w15:paraId="486DC94B" w15:paraIdParent="006169DC" w15:done="0"/>
  <w15:commentEx w15:paraId="0E5DCAC2" w15:done="1"/>
  <w15:commentEx w15:paraId="665668BF" w15:paraIdParent="0E5DCAC2" w15:done="1"/>
  <w15:commentEx w15:paraId="15E93B0D" w15:done="1"/>
  <w15:commentEx w15:paraId="7C2294A6" w15:done="1"/>
  <w15:commentEx w15:paraId="0523D6CF" w15:paraIdParent="7C2294A6" w15:done="1"/>
  <w15:commentEx w15:paraId="56A042F5" w15:done="1"/>
  <w15:commentEx w15:paraId="03CECB57" w15:paraIdParent="56A042F5" w15:done="1"/>
  <w15:commentEx w15:paraId="4A8F8C5D" w15:done="1"/>
  <w15:commentEx w15:paraId="1D05B149" w15:paraIdParent="4A8F8C5D" w15:done="1"/>
  <w15:commentEx w15:paraId="162FC58D" w15:done="0"/>
  <w15:commentEx w15:paraId="3DDDAC98" w15:done="1"/>
  <w15:commentEx w15:paraId="57D2F1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A09B8" w16cex:dateUtc="2025-07-17T19:38:00Z"/>
  <w16cex:commentExtensible w16cex:durableId="5479318E" w16cex:dateUtc="2025-07-17T19:42:00Z"/>
  <w16cex:commentExtensible w16cex:durableId="1A338286" w16cex:dateUtc="2025-07-18T13:31:00Z"/>
  <w16cex:commentExtensible w16cex:durableId="7B13A020" w16cex:dateUtc="2025-07-17T19:55:00Z"/>
  <w16cex:commentExtensible w16cex:durableId="15CA566C" w16cex:dateUtc="2025-07-17T19:52:00Z"/>
  <w16cex:commentExtensible w16cex:durableId="50A49307" w16cex:dateUtc="2025-07-21T14:58:00Z">
    <w16cex:extLst>
      <w16:ext w16:uri="{CE6994B0-6A32-4C9F-8C6B-6E91EDA988CE}">
        <cr:reactions xmlns:cr="http://schemas.microsoft.com/office/comments/2020/reactions">
          <cr:reaction reactionType="1">
            <cr:reactionInfo dateUtc="2025-07-21T16:13:35Z">
              <cr:user userId="S::saccom@nih.gov::1a5c5d53-3b6d-417e-b6ee-3a84b5013eec" userProvider="AD" userName="Sacco, Maryanne (NIH/CC/RMD) [C]"/>
            </cr:reactionInfo>
          </cr:reaction>
        </cr:reactions>
      </w16:ext>
    </w16cex:extLst>
  </w16cex:commentExtensible>
  <w16cex:commentExtensible w16cex:durableId="562921B6" w16cex:dateUtc="2025-07-17T19:55:00Z"/>
  <w16cex:commentExtensible w16cex:durableId="66CF884E" w16cex:dateUtc="2025-07-17T20:07:00Z"/>
  <w16cex:commentExtensible w16cex:durableId="0BEB1060" w16cex:dateUtc="2025-07-21T15:00:00Z"/>
  <w16cex:commentExtensible w16cex:durableId="21E98456" w16cex:dateUtc="2025-07-17T15:37:00Z"/>
  <w16cex:commentExtensible w16cex:durableId="5C6C44E7" w16cex:dateUtc="2025-07-17T16:38:00Z"/>
  <w16cex:commentExtensible w16cex:durableId="204D8066" w16cex:dateUtc="2025-07-18T13:58:00Z"/>
  <w16cex:commentExtensible w16cex:durableId="581D5CFC" w16cex:dateUtc="2025-07-17T15:38:00Z"/>
  <w16cex:commentExtensible w16cex:durableId="64F0BCFF" w16cex:dateUtc="2025-07-17T16:05:00Z"/>
  <w16cex:commentExtensible w16cex:durableId="5A122201" w16cex:dateUtc="2025-07-17T16:37:00Z"/>
  <w16cex:commentExtensible w16cex:durableId="4306F9C1" w16cex:dateUtc="2025-07-17T15:40:00Z"/>
  <w16cex:commentExtensible w16cex:durableId="41F7086D" w16cex:dateUtc="2025-07-17T15:58:00Z"/>
  <w16cex:commentExtensible w16cex:durableId="193F90A5" w16cex:dateUtc="2025-07-17T16:37:00Z"/>
  <w16cex:commentExtensible w16cex:durableId="2B1A903B" w16cex:dateUtc="2025-07-17T20:16:00Z"/>
  <w16cex:commentExtensible w16cex:durableId="64AABCB0" w16cex:dateUtc="2025-07-18T13:40:00Z"/>
  <w16cex:commentExtensible w16cex:durableId="2CC43608" w16cex:dateUtc="2025-07-17T20:17:00Z"/>
  <w16cex:commentExtensible w16cex:durableId="2737F154" w16cex:dateUtc="2025-07-17T20:18:00Z"/>
  <w16cex:commentExtensible w16cex:durableId="03AAEF5F" w16cex:dateUtc="2025-07-18T13:44:00Z"/>
  <w16cex:commentExtensible w16cex:durableId="4D7C983E" w16cex:dateUtc="2025-07-18T15:24:00Z"/>
  <w16cex:commentExtensible w16cex:durableId="309ED53C" w16cex:dateUtc="2025-07-21T15:07:00Z"/>
  <w16cex:commentExtensible w16cex:durableId="49A95B26" w16cex:dateUtc="2025-07-17T15:45:00Z">
    <w16cex:extLst>
      <w16:ext w16:uri="{CE6994B0-6A32-4C9F-8C6B-6E91EDA988CE}">
        <cr:reactions xmlns:cr="http://schemas.microsoft.com/office/comments/2020/reactions">
          <cr:reaction reactionType="1">
            <cr:reactionInfo dateUtc="2025-07-17T16:37:34Z">
              <cr:user userId="S::divitag2@nih.gov::2e175975-0190-43a0-8782-ba167ff2a726" userProvider="AD" userName="Divita, Guy (NIH/CC) [C]"/>
            </cr:reactionInfo>
          </cr:reaction>
        </cr:reactions>
      </w16:ext>
    </w16cex:extLst>
  </w16cex:commentExtensible>
  <w16cex:commentExtensible w16cex:durableId="4E031A33" w16cex:dateUtc="2025-07-17T15:44:00Z">
    <w16cex:extLst>
      <w16:ext w16:uri="{CE6994B0-6A32-4C9F-8C6B-6E91EDA988CE}">
        <cr:reactions xmlns:cr="http://schemas.microsoft.com/office/comments/2020/reactions">
          <cr:reaction reactionType="1">
            <cr:reactionInfo dateUtc="2025-07-17T16:37:12Z">
              <cr:user userId="S::divitag2@nih.gov::2e175975-0190-43a0-8782-ba167ff2a726" userProvider="AD" userName="Divita, Guy (NIH/CC) [C]"/>
            </cr:reactionInfo>
          </cr:reaction>
        </cr:reactions>
      </w16:ext>
    </w16cex:extLst>
  </w16cex:commentExtensible>
  <w16cex:commentExtensible w16cex:durableId="7D83832C" w16cex:dateUtc="2025-07-17T16:37:00Z"/>
  <w16cex:commentExtensible w16cex:durableId="15AA1726" w16cex:dateUtc="2025-07-17T20:23:00Z"/>
  <w16cex:commentExtensible w16cex:durableId="766134C9" w16cex:dateUtc="2025-07-21T15:10:00Z"/>
  <w16cex:commentExtensible w16cex:durableId="590D1B81" w16cex:dateUtc="2025-07-17T20:24:00Z"/>
  <w16cex:commentExtensible w16cex:durableId="3450C274" w16cex:dateUtc="2025-07-18T15:25:00Z"/>
  <w16cex:commentExtensible w16cex:durableId="321F2459" w16cex:dateUtc="2025-07-17T20:28:00Z"/>
  <w16cex:commentExtensible w16cex:durableId="47029C02" w16cex:dateUtc="2025-07-17T20:29:00Z"/>
  <w16cex:commentExtensible w16cex:durableId="496C9211" w16cex:dateUtc="2025-07-17T2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15C17A" w16cid:durableId="048A09B8"/>
  <w16cid:commentId w16cid:paraId="344CC9CF" w16cid:durableId="5479318E"/>
  <w16cid:commentId w16cid:paraId="1B34B2B1" w16cid:durableId="1A338286"/>
  <w16cid:commentId w16cid:paraId="42C7DBBE" w16cid:durableId="7B13A020"/>
  <w16cid:commentId w16cid:paraId="2D79F215" w16cid:durableId="15CA566C"/>
  <w16cid:commentId w16cid:paraId="74A3D3C3" w16cid:durableId="50A49307"/>
  <w16cid:commentId w16cid:paraId="267C8C1E" w16cid:durableId="562921B6"/>
  <w16cid:commentId w16cid:paraId="4F60662B" w16cid:durableId="66CF884E"/>
  <w16cid:commentId w16cid:paraId="32621205" w16cid:durableId="0BEB1060"/>
  <w16cid:commentId w16cid:paraId="2B64D4AD" w16cid:durableId="21E98456"/>
  <w16cid:commentId w16cid:paraId="03CB4E34" w16cid:durableId="5C6C44E7"/>
  <w16cid:commentId w16cid:paraId="7B0853AD" w16cid:durableId="204D8066"/>
  <w16cid:commentId w16cid:paraId="5AB338D1" w16cid:durableId="581D5CFC"/>
  <w16cid:commentId w16cid:paraId="3B057DD2" w16cid:durableId="64F0BCFF"/>
  <w16cid:commentId w16cid:paraId="58B95CF1" w16cid:durableId="5A122201"/>
  <w16cid:commentId w16cid:paraId="6374BC93" w16cid:durableId="4306F9C1"/>
  <w16cid:commentId w16cid:paraId="19FB0CEE" w16cid:durableId="41F7086D"/>
  <w16cid:commentId w16cid:paraId="53D5425A" w16cid:durableId="193F90A5"/>
  <w16cid:commentId w16cid:paraId="0FD79027" w16cid:durableId="2B1A903B"/>
  <w16cid:commentId w16cid:paraId="119AD245" w16cid:durableId="64AABCB0"/>
  <w16cid:commentId w16cid:paraId="2F68B7C1" w16cid:durableId="2CC43608"/>
  <w16cid:commentId w16cid:paraId="006169DC" w16cid:durableId="2737F154"/>
  <w16cid:commentId w16cid:paraId="486DC94B" w16cid:durableId="03AAEF5F"/>
  <w16cid:commentId w16cid:paraId="0E5DCAC2" w16cid:durableId="4D7C983E"/>
  <w16cid:commentId w16cid:paraId="665668BF" w16cid:durableId="309ED53C"/>
  <w16cid:commentId w16cid:paraId="15E93B0D" w16cid:durableId="49A95B26"/>
  <w16cid:commentId w16cid:paraId="7C2294A6" w16cid:durableId="4E031A33"/>
  <w16cid:commentId w16cid:paraId="0523D6CF" w16cid:durableId="7D83832C"/>
  <w16cid:commentId w16cid:paraId="56A042F5" w16cid:durableId="15AA1726"/>
  <w16cid:commentId w16cid:paraId="03CECB57" w16cid:durableId="766134C9"/>
  <w16cid:commentId w16cid:paraId="4A8F8C5D" w16cid:durableId="590D1B81"/>
  <w16cid:commentId w16cid:paraId="1D05B149" w16cid:durableId="3450C274"/>
  <w16cid:commentId w16cid:paraId="162FC58D" w16cid:durableId="321F2459"/>
  <w16cid:commentId w16cid:paraId="3DDDAC98" w16cid:durableId="47029C02"/>
  <w16cid:commentId w16cid:paraId="57D2F1DA" w16cid:durableId="496C92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BC1E0" w14:textId="77777777" w:rsidR="00BF4952" w:rsidRDefault="00BF4952" w:rsidP="00F521CA">
      <w:r>
        <w:separator/>
      </w:r>
    </w:p>
  </w:endnote>
  <w:endnote w:type="continuationSeparator" w:id="0">
    <w:p w14:paraId="432D07BF" w14:textId="77777777" w:rsidR="00BF4952" w:rsidRDefault="00BF4952" w:rsidP="00F521CA">
      <w:r>
        <w:continuationSeparator/>
      </w:r>
    </w:p>
  </w:endnote>
  <w:endnote w:type="continuationNotice" w:id="1">
    <w:p w14:paraId="555A457C" w14:textId="77777777" w:rsidR="00BF4952" w:rsidRDefault="00BF49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527EE" w14:textId="77777777" w:rsidR="00BF4952" w:rsidRDefault="00BF4952" w:rsidP="00F521CA">
      <w:r>
        <w:separator/>
      </w:r>
    </w:p>
  </w:footnote>
  <w:footnote w:type="continuationSeparator" w:id="0">
    <w:p w14:paraId="30032692" w14:textId="77777777" w:rsidR="00BF4952" w:rsidRDefault="00BF4952" w:rsidP="00F521CA">
      <w:r>
        <w:continuationSeparator/>
      </w:r>
    </w:p>
  </w:footnote>
  <w:footnote w:type="continuationNotice" w:id="1">
    <w:p w14:paraId="7D25BA76" w14:textId="77777777" w:rsidR="00BF4952" w:rsidRDefault="00BF495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467"/>
    <w:multiLevelType w:val="hybridMultilevel"/>
    <w:tmpl w:val="4A7259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247603"/>
    <w:multiLevelType w:val="hybridMultilevel"/>
    <w:tmpl w:val="6B6A5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51292"/>
    <w:multiLevelType w:val="hybridMultilevel"/>
    <w:tmpl w:val="283CC81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24F6CC3"/>
    <w:multiLevelType w:val="hybridMultilevel"/>
    <w:tmpl w:val="79063ED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81D2ABC"/>
    <w:multiLevelType w:val="hybridMultilevel"/>
    <w:tmpl w:val="CDCA5A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2D7B92"/>
    <w:multiLevelType w:val="hybridMultilevel"/>
    <w:tmpl w:val="C1F0B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6326B"/>
    <w:multiLevelType w:val="hybridMultilevel"/>
    <w:tmpl w:val="C782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DF3462"/>
    <w:multiLevelType w:val="hybridMultilevel"/>
    <w:tmpl w:val="A85C69D4"/>
    <w:lvl w:ilvl="0" w:tplc="39C48FA2">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445FE1"/>
    <w:multiLevelType w:val="hybridMultilevel"/>
    <w:tmpl w:val="01D4A10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534F524E"/>
    <w:multiLevelType w:val="hybridMultilevel"/>
    <w:tmpl w:val="7A78D0C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5BC73E17"/>
    <w:multiLevelType w:val="hybridMultilevel"/>
    <w:tmpl w:val="586C7B9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5E0D5BCB"/>
    <w:multiLevelType w:val="multilevel"/>
    <w:tmpl w:val="04090025"/>
    <w:lvl w:ilvl="0">
      <w:start w:val="1"/>
      <w:numFmt w:val="decimal"/>
      <w:pStyle w:val="Heading1"/>
      <w:lvlText w:val="%1"/>
      <w:lvlJc w:val="left"/>
      <w:pPr>
        <w:ind w:left="160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0B963F4"/>
    <w:multiLevelType w:val="hybridMultilevel"/>
    <w:tmpl w:val="93FCA8E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62CF5B23"/>
    <w:multiLevelType w:val="multilevel"/>
    <w:tmpl w:val="44CE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C12176"/>
    <w:multiLevelType w:val="hybridMultilevel"/>
    <w:tmpl w:val="B5EEE3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6CF228B"/>
    <w:multiLevelType w:val="hybridMultilevel"/>
    <w:tmpl w:val="4A7259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41883721">
    <w:abstractNumId w:val="13"/>
  </w:num>
  <w:num w:numId="2" w16cid:durableId="1990360711">
    <w:abstractNumId w:val="15"/>
  </w:num>
  <w:num w:numId="3" w16cid:durableId="1706177846">
    <w:abstractNumId w:val="0"/>
  </w:num>
  <w:num w:numId="4" w16cid:durableId="638804020">
    <w:abstractNumId w:val="2"/>
  </w:num>
  <w:num w:numId="5" w16cid:durableId="1027753098">
    <w:abstractNumId w:val="14"/>
  </w:num>
  <w:num w:numId="6" w16cid:durableId="1431198856">
    <w:abstractNumId w:val="4"/>
  </w:num>
  <w:num w:numId="7" w16cid:durableId="309212960">
    <w:abstractNumId w:val="12"/>
  </w:num>
  <w:num w:numId="8" w16cid:durableId="1173106794">
    <w:abstractNumId w:val="9"/>
  </w:num>
  <w:num w:numId="9" w16cid:durableId="347606003">
    <w:abstractNumId w:val="10"/>
  </w:num>
  <w:num w:numId="10" w16cid:durableId="1616330166">
    <w:abstractNumId w:val="1"/>
  </w:num>
  <w:num w:numId="11" w16cid:durableId="2064479017">
    <w:abstractNumId w:val="5"/>
  </w:num>
  <w:num w:numId="12" w16cid:durableId="537592078">
    <w:abstractNumId w:val="7"/>
  </w:num>
  <w:num w:numId="13" w16cid:durableId="401876291">
    <w:abstractNumId w:val="6"/>
  </w:num>
  <w:num w:numId="14" w16cid:durableId="1771700686">
    <w:abstractNumId w:val="11"/>
  </w:num>
  <w:num w:numId="15" w16cid:durableId="1181049637">
    <w:abstractNumId w:val="8"/>
  </w:num>
  <w:num w:numId="16" w16cid:durableId="11903088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ale, Kathleen (NIH/CC) [C]">
    <w15:presenceInfo w15:providerId="AD" w15:userId="S::coaleka@nih.gov::339215c3-82d6-4d0e-be30-a492ae2d9c74"/>
  </w15:person>
  <w15:person w15:author="Divita, Guy (NIH/CC) [C]">
    <w15:presenceInfo w15:providerId="AD" w15:userId="S::divitag2@nih.gov::2e175975-0190-43a0-8782-ba167ff2a726"/>
  </w15:person>
  <w15:person w15:author="Sacco, Maryanne (NIH/CC/RMD) [C]">
    <w15:presenceInfo w15:providerId="AD" w15:userId="S::saccom@nih.gov::1a5c5d53-3b6d-417e-b6ee-3a84b5013eec"/>
  </w15:person>
  <w15:person w15:author="Jimenez Silva, Rafael (NIH/CC) [C]">
    <w15:presenceInfo w15:providerId="AD" w15:userId="S::jimenezsilvara@nih.gov::caad2680-a8f2-4dff-97b8-faa157e643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A2MzUzMjc1NzUzNTdU0lEKTi0uzszPAykwNqgFALB/fy0tAAAA"/>
    <w:docVar w:name="EN.InstantFormat" w:val="&lt;ENInstantFormat&gt;&lt;Enabled&gt;1&lt;/Enabled&gt;&lt;ScanUnformatted&gt;1&lt;/ScanUnformatted&gt;&lt;ScanChanges&gt;0&lt;/ScanChanges&gt;&lt;Suspended&gt;1&lt;/Suspended&gt;&lt;/ENInstantFormat&gt;"/>
    <w:docVar w:name="EN.Layout" w:val="&lt;ENLayout&gt;&lt;Style&gt;J Amer Med Info Assoc&lt;/Style&gt;&lt;LeftDelim&gt;{&lt;/LeftDelim&gt;&lt;RightDelim&gt;}&lt;/RightDelim&gt;&lt;FontName&gt;Times New Roman&lt;/FontName&gt;&lt;FontSize&gt;10&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p509ve492vziesrwtprwp05pvs0ftssa5d&quot;&gt;NER_Ontology&lt;record-ids&gt;&lt;item&gt;1&lt;/item&gt;&lt;item&gt;2&lt;/item&gt;&lt;item&gt;3&lt;/item&gt;&lt;item&gt;4&lt;/item&gt;&lt;item&gt;5&lt;/item&gt;&lt;item&gt;6&lt;/item&gt;&lt;item&gt;7&lt;/item&gt;&lt;item&gt;8&lt;/item&gt;&lt;item&gt;9&lt;/item&gt;&lt;item&gt;11&lt;/item&gt;&lt;item&gt;12&lt;/item&gt;&lt;item&gt;13&lt;/item&gt;&lt;item&gt;14&lt;/item&gt;&lt;item&gt;16&lt;/item&gt;&lt;item&gt;17&lt;/item&gt;&lt;item&gt;20&lt;/item&gt;&lt;item&gt;21&lt;/item&gt;&lt;item&gt;22&lt;/item&gt;&lt;item&gt;23&lt;/item&gt;&lt;item&gt;24&lt;/item&gt;&lt;item&gt;26&lt;/item&gt;&lt;item&gt;28&lt;/item&gt;&lt;item&gt;29&lt;/item&gt;&lt;item&gt;30&lt;/item&gt;&lt;item&gt;53&lt;/item&gt;&lt;item&gt;54&lt;/item&gt;&lt;item&gt;55&lt;/item&gt;&lt;item&gt;56&lt;/item&gt;&lt;item&gt;57&lt;/item&gt;&lt;item&gt;58&lt;/item&gt;&lt;item&gt;67&lt;/item&gt;&lt;item&gt;68&lt;/item&gt;&lt;item&gt;69&lt;/item&gt;&lt;/record-ids&gt;&lt;/item&gt;&lt;/Libraries&gt;"/>
    <w:docVar w:name="EN.UseJSCitationFormat" w:val="False"/>
  </w:docVars>
  <w:rsids>
    <w:rsidRoot w:val="00085EE4"/>
    <w:rsid w:val="00000848"/>
    <w:rsid w:val="00000D92"/>
    <w:rsid w:val="00000FC1"/>
    <w:rsid w:val="000011EA"/>
    <w:rsid w:val="000013F6"/>
    <w:rsid w:val="000015A3"/>
    <w:rsid w:val="000015ED"/>
    <w:rsid w:val="00001EA1"/>
    <w:rsid w:val="00001EC1"/>
    <w:rsid w:val="00001F3C"/>
    <w:rsid w:val="000021AF"/>
    <w:rsid w:val="000025F0"/>
    <w:rsid w:val="00002EB6"/>
    <w:rsid w:val="00003709"/>
    <w:rsid w:val="00003784"/>
    <w:rsid w:val="00003895"/>
    <w:rsid w:val="00003A45"/>
    <w:rsid w:val="00003B74"/>
    <w:rsid w:val="00004A60"/>
    <w:rsid w:val="00004DAE"/>
    <w:rsid w:val="00005AAE"/>
    <w:rsid w:val="0000681E"/>
    <w:rsid w:val="000068ED"/>
    <w:rsid w:val="00006DD2"/>
    <w:rsid w:val="00006ED9"/>
    <w:rsid w:val="00007293"/>
    <w:rsid w:val="0000795F"/>
    <w:rsid w:val="000103B1"/>
    <w:rsid w:val="000105DF"/>
    <w:rsid w:val="00010E8A"/>
    <w:rsid w:val="0001130F"/>
    <w:rsid w:val="0001229B"/>
    <w:rsid w:val="00012D8F"/>
    <w:rsid w:val="00012E91"/>
    <w:rsid w:val="0001309F"/>
    <w:rsid w:val="000130A0"/>
    <w:rsid w:val="000136B1"/>
    <w:rsid w:val="0001429C"/>
    <w:rsid w:val="0001455F"/>
    <w:rsid w:val="000148CF"/>
    <w:rsid w:val="00014A95"/>
    <w:rsid w:val="00015140"/>
    <w:rsid w:val="00015BF0"/>
    <w:rsid w:val="000160C7"/>
    <w:rsid w:val="00016A53"/>
    <w:rsid w:val="00017EFC"/>
    <w:rsid w:val="000206F5"/>
    <w:rsid w:val="00020A7F"/>
    <w:rsid w:val="0002194D"/>
    <w:rsid w:val="00021C06"/>
    <w:rsid w:val="00021E4C"/>
    <w:rsid w:val="000222A8"/>
    <w:rsid w:val="00022337"/>
    <w:rsid w:val="000223D2"/>
    <w:rsid w:val="00022712"/>
    <w:rsid w:val="000229F0"/>
    <w:rsid w:val="00022F30"/>
    <w:rsid w:val="00023478"/>
    <w:rsid w:val="00023728"/>
    <w:rsid w:val="00023AD8"/>
    <w:rsid w:val="0002495B"/>
    <w:rsid w:val="00024997"/>
    <w:rsid w:val="00025120"/>
    <w:rsid w:val="00025426"/>
    <w:rsid w:val="0002589F"/>
    <w:rsid w:val="00025939"/>
    <w:rsid w:val="00025CDA"/>
    <w:rsid w:val="00026083"/>
    <w:rsid w:val="000260E9"/>
    <w:rsid w:val="00026B86"/>
    <w:rsid w:val="00026F56"/>
    <w:rsid w:val="00027384"/>
    <w:rsid w:val="0002757A"/>
    <w:rsid w:val="000301B2"/>
    <w:rsid w:val="000305F5"/>
    <w:rsid w:val="00030E0F"/>
    <w:rsid w:val="00030F31"/>
    <w:rsid w:val="000310BE"/>
    <w:rsid w:val="000313DC"/>
    <w:rsid w:val="000315F0"/>
    <w:rsid w:val="00031C8C"/>
    <w:rsid w:val="000321A1"/>
    <w:rsid w:val="0003285B"/>
    <w:rsid w:val="000329F3"/>
    <w:rsid w:val="00033624"/>
    <w:rsid w:val="00034841"/>
    <w:rsid w:val="000351AE"/>
    <w:rsid w:val="00035F2B"/>
    <w:rsid w:val="00036292"/>
    <w:rsid w:val="00036294"/>
    <w:rsid w:val="00036C6E"/>
    <w:rsid w:val="000378DE"/>
    <w:rsid w:val="00037B2B"/>
    <w:rsid w:val="00037B7D"/>
    <w:rsid w:val="00037DF5"/>
    <w:rsid w:val="00040197"/>
    <w:rsid w:val="000402A1"/>
    <w:rsid w:val="00040654"/>
    <w:rsid w:val="00041402"/>
    <w:rsid w:val="00041975"/>
    <w:rsid w:val="00041C0A"/>
    <w:rsid w:val="0004248D"/>
    <w:rsid w:val="00042A95"/>
    <w:rsid w:val="0004317A"/>
    <w:rsid w:val="00044782"/>
    <w:rsid w:val="000449B7"/>
    <w:rsid w:val="00044C5F"/>
    <w:rsid w:val="00044E0A"/>
    <w:rsid w:val="000451C0"/>
    <w:rsid w:val="0004558D"/>
    <w:rsid w:val="00046441"/>
    <w:rsid w:val="000466CD"/>
    <w:rsid w:val="00046F2D"/>
    <w:rsid w:val="00047460"/>
    <w:rsid w:val="00050009"/>
    <w:rsid w:val="000512ED"/>
    <w:rsid w:val="00051446"/>
    <w:rsid w:val="00052530"/>
    <w:rsid w:val="00052F1D"/>
    <w:rsid w:val="00053330"/>
    <w:rsid w:val="00053C4D"/>
    <w:rsid w:val="0005418F"/>
    <w:rsid w:val="00054280"/>
    <w:rsid w:val="00054311"/>
    <w:rsid w:val="00054B6F"/>
    <w:rsid w:val="000558FB"/>
    <w:rsid w:val="00055FE3"/>
    <w:rsid w:val="00056018"/>
    <w:rsid w:val="000562CA"/>
    <w:rsid w:val="00056743"/>
    <w:rsid w:val="00056D38"/>
    <w:rsid w:val="00056E86"/>
    <w:rsid w:val="00057409"/>
    <w:rsid w:val="0005741D"/>
    <w:rsid w:val="000600C0"/>
    <w:rsid w:val="00060B23"/>
    <w:rsid w:val="000613AE"/>
    <w:rsid w:val="00061588"/>
    <w:rsid w:val="00062125"/>
    <w:rsid w:val="00063083"/>
    <w:rsid w:val="00063510"/>
    <w:rsid w:val="00063644"/>
    <w:rsid w:val="0006388E"/>
    <w:rsid w:val="00063F69"/>
    <w:rsid w:val="000641DD"/>
    <w:rsid w:val="00064525"/>
    <w:rsid w:val="00064632"/>
    <w:rsid w:val="00064FFB"/>
    <w:rsid w:val="000654CE"/>
    <w:rsid w:val="00065646"/>
    <w:rsid w:val="00065BC7"/>
    <w:rsid w:val="0006645A"/>
    <w:rsid w:val="000666D7"/>
    <w:rsid w:val="00066D33"/>
    <w:rsid w:val="00067075"/>
    <w:rsid w:val="00067804"/>
    <w:rsid w:val="00071149"/>
    <w:rsid w:val="00071CE9"/>
    <w:rsid w:val="000729C9"/>
    <w:rsid w:val="00072F39"/>
    <w:rsid w:val="00073236"/>
    <w:rsid w:val="00073908"/>
    <w:rsid w:val="00074273"/>
    <w:rsid w:val="00074DD8"/>
    <w:rsid w:val="00074E12"/>
    <w:rsid w:val="000752CA"/>
    <w:rsid w:val="000760F2"/>
    <w:rsid w:val="00076C93"/>
    <w:rsid w:val="000771B7"/>
    <w:rsid w:val="00077CD0"/>
    <w:rsid w:val="000813DF"/>
    <w:rsid w:val="0008197C"/>
    <w:rsid w:val="00081C97"/>
    <w:rsid w:val="00081FA9"/>
    <w:rsid w:val="00082988"/>
    <w:rsid w:val="0008298B"/>
    <w:rsid w:val="00083C52"/>
    <w:rsid w:val="00083D1E"/>
    <w:rsid w:val="00083D37"/>
    <w:rsid w:val="00083E39"/>
    <w:rsid w:val="00083ED2"/>
    <w:rsid w:val="00083F2A"/>
    <w:rsid w:val="00083F4D"/>
    <w:rsid w:val="00084E33"/>
    <w:rsid w:val="00085113"/>
    <w:rsid w:val="000856B3"/>
    <w:rsid w:val="00085EE4"/>
    <w:rsid w:val="00086AEB"/>
    <w:rsid w:val="00087012"/>
    <w:rsid w:val="000873B3"/>
    <w:rsid w:val="000879FB"/>
    <w:rsid w:val="00090064"/>
    <w:rsid w:val="0009038E"/>
    <w:rsid w:val="000904A1"/>
    <w:rsid w:val="000908A6"/>
    <w:rsid w:val="00090A00"/>
    <w:rsid w:val="00090B01"/>
    <w:rsid w:val="00090C3D"/>
    <w:rsid w:val="00090C82"/>
    <w:rsid w:val="00090DDD"/>
    <w:rsid w:val="00091773"/>
    <w:rsid w:val="0009194D"/>
    <w:rsid w:val="0009207E"/>
    <w:rsid w:val="00092240"/>
    <w:rsid w:val="000925E0"/>
    <w:rsid w:val="0009279E"/>
    <w:rsid w:val="00093B79"/>
    <w:rsid w:val="00093E2E"/>
    <w:rsid w:val="00093E99"/>
    <w:rsid w:val="000943C7"/>
    <w:rsid w:val="0009495C"/>
    <w:rsid w:val="00094E83"/>
    <w:rsid w:val="000957CE"/>
    <w:rsid w:val="00095BF9"/>
    <w:rsid w:val="00095F1C"/>
    <w:rsid w:val="000962EA"/>
    <w:rsid w:val="00096848"/>
    <w:rsid w:val="00096C81"/>
    <w:rsid w:val="00096D0D"/>
    <w:rsid w:val="00096D7E"/>
    <w:rsid w:val="00097C0B"/>
    <w:rsid w:val="00097CD3"/>
    <w:rsid w:val="000A195E"/>
    <w:rsid w:val="000A1A80"/>
    <w:rsid w:val="000A2081"/>
    <w:rsid w:val="000A24E4"/>
    <w:rsid w:val="000A3990"/>
    <w:rsid w:val="000A3AC1"/>
    <w:rsid w:val="000A4181"/>
    <w:rsid w:val="000A41C0"/>
    <w:rsid w:val="000A47FA"/>
    <w:rsid w:val="000A5689"/>
    <w:rsid w:val="000A601C"/>
    <w:rsid w:val="000A68D0"/>
    <w:rsid w:val="000B054F"/>
    <w:rsid w:val="000B0706"/>
    <w:rsid w:val="000B0DE7"/>
    <w:rsid w:val="000B0EF2"/>
    <w:rsid w:val="000B1486"/>
    <w:rsid w:val="000B19D3"/>
    <w:rsid w:val="000B1B4C"/>
    <w:rsid w:val="000B240E"/>
    <w:rsid w:val="000B2C62"/>
    <w:rsid w:val="000B3367"/>
    <w:rsid w:val="000B342B"/>
    <w:rsid w:val="000B3775"/>
    <w:rsid w:val="000B38AE"/>
    <w:rsid w:val="000B45EE"/>
    <w:rsid w:val="000B4964"/>
    <w:rsid w:val="000B4B7E"/>
    <w:rsid w:val="000B4BD9"/>
    <w:rsid w:val="000B61E4"/>
    <w:rsid w:val="000B6299"/>
    <w:rsid w:val="000B62C6"/>
    <w:rsid w:val="000B6345"/>
    <w:rsid w:val="000B74EA"/>
    <w:rsid w:val="000B7AE5"/>
    <w:rsid w:val="000B7D32"/>
    <w:rsid w:val="000C196F"/>
    <w:rsid w:val="000C19F5"/>
    <w:rsid w:val="000C1EE4"/>
    <w:rsid w:val="000C1FCA"/>
    <w:rsid w:val="000C234C"/>
    <w:rsid w:val="000C303F"/>
    <w:rsid w:val="000C3490"/>
    <w:rsid w:val="000C3D26"/>
    <w:rsid w:val="000C4460"/>
    <w:rsid w:val="000C51BA"/>
    <w:rsid w:val="000C5375"/>
    <w:rsid w:val="000C58DC"/>
    <w:rsid w:val="000C66AE"/>
    <w:rsid w:val="000C6D7B"/>
    <w:rsid w:val="000C7008"/>
    <w:rsid w:val="000C7083"/>
    <w:rsid w:val="000C709F"/>
    <w:rsid w:val="000C7982"/>
    <w:rsid w:val="000C7A9B"/>
    <w:rsid w:val="000C7D3C"/>
    <w:rsid w:val="000D038C"/>
    <w:rsid w:val="000D0E47"/>
    <w:rsid w:val="000D1408"/>
    <w:rsid w:val="000D156C"/>
    <w:rsid w:val="000D1DD3"/>
    <w:rsid w:val="000D21C6"/>
    <w:rsid w:val="000D2AAB"/>
    <w:rsid w:val="000D2E8F"/>
    <w:rsid w:val="000D3451"/>
    <w:rsid w:val="000D3507"/>
    <w:rsid w:val="000D3923"/>
    <w:rsid w:val="000D3E9D"/>
    <w:rsid w:val="000D4059"/>
    <w:rsid w:val="000D421F"/>
    <w:rsid w:val="000D4349"/>
    <w:rsid w:val="000D4433"/>
    <w:rsid w:val="000D4A67"/>
    <w:rsid w:val="000D54B4"/>
    <w:rsid w:val="000D5AB0"/>
    <w:rsid w:val="000D5ABA"/>
    <w:rsid w:val="000D693F"/>
    <w:rsid w:val="000D6AE6"/>
    <w:rsid w:val="000D6D50"/>
    <w:rsid w:val="000D7B06"/>
    <w:rsid w:val="000E0234"/>
    <w:rsid w:val="000E032E"/>
    <w:rsid w:val="000E0A42"/>
    <w:rsid w:val="000E0C5B"/>
    <w:rsid w:val="000E1B99"/>
    <w:rsid w:val="000E1C00"/>
    <w:rsid w:val="000E1F48"/>
    <w:rsid w:val="000E2BD5"/>
    <w:rsid w:val="000E2D42"/>
    <w:rsid w:val="000E37E1"/>
    <w:rsid w:val="000E3A73"/>
    <w:rsid w:val="000E4350"/>
    <w:rsid w:val="000E48C0"/>
    <w:rsid w:val="000E4983"/>
    <w:rsid w:val="000E522C"/>
    <w:rsid w:val="000E5816"/>
    <w:rsid w:val="000E591F"/>
    <w:rsid w:val="000E59AE"/>
    <w:rsid w:val="000E760E"/>
    <w:rsid w:val="000E7FB5"/>
    <w:rsid w:val="000F02B0"/>
    <w:rsid w:val="000F0F9E"/>
    <w:rsid w:val="000F16AA"/>
    <w:rsid w:val="000F172A"/>
    <w:rsid w:val="000F1D2C"/>
    <w:rsid w:val="000F219D"/>
    <w:rsid w:val="000F24BC"/>
    <w:rsid w:val="000F257D"/>
    <w:rsid w:val="000F2CED"/>
    <w:rsid w:val="000F3907"/>
    <w:rsid w:val="000F3EF9"/>
    <w:rsid w:val="000F415C"/>
    <w:rsid w:val="000F4208"/>
    <w:rsid w:val="000F4381"/>
    <w:rsid w:val="000F54A6"/>
    <w:rsid w:val="000F54D4"/>
    <w:rsid w:val="000F567C"/>
    <w:rsid w:val="000F5BE8"/>
    <w:rsid w:val="000F6161"/>
    <w:rsid w:val="000F644F"/>
    <w:rsid w:val="000F7F1E"/>
    <w:rsid w:val="0010013B"/>
    <w:rsid w:val="00100281"/>
    <w:rsid w:val="00100A5E"/>
    <w:rsid w:val="00101091"/>
    <w:rsid w:val="00101138"/>
    <w:rsid w:val="00101ABB"/>
    <w:rsid w:val="00101FD1"/>
    <w:rsid w:val="00101FF2"/>
    <w:rsid w:val="00102597"/>
    <w:rsid w:val="001027A5"/>
    <w:rsid w:val="00102954"/>
    <w:rsid w:val="00102D1F"/>
    <w:rsid w:val="00103033"/>
    <w:rsid w:val="001035FE"/>
    <w:rsid w:val="00103DEC"/>
    <w:rsid w:val="0010417D"/>
    <w:rsid w:val="00104671"/>
    <w:rsid w:val="00105014"/>
    <w:rsid w:val="0010546F"/>
    <w:rsid w:val="00106145"/>
    <w:rsid w:val="00106ABA"/>
    <w:rsid w:val="00106BD9"/>
    <w:rsid w:val="00107078"/>
    <w:rsid w:val="001075C7"/>
    <w:rsid w:val="00107804"/>
    <w:rsid w:val="0010792D"/>
    <w:rsid w:val="001079B0"/>
    <w:rsid w:val="00107A4D"/>
    <w:rsid w:val="00107C61"/>
    <w:rsid w:val="00107F58"/>
    <w:rsid w:val="00110DC4"/>
    <w:rsid w:val="0011155B"/>
    <w:rsid w:val="00111F9A"/>
    <w:rsid w:val="001121E0"/>
    <w:rsid w:val="001123D2"/>
    <w:rsid w:val="00112E47"/>
    <w:rsid w:val="00113F70"/>
    <w:rsid w:val="001140B8"/>
    <w:rsid w:val="001144BB"/>
    <w:rsid w:val="00115266"/>
    <w:rsid w:val="00115455"/>
    <w:rsid w:val="00115AD6"/>
    <w:rsid w:val="00115ED2"/>
    <w:rsid w:val="001169F7"/>
    <w:rsid w:val="00117241"/>
    <w:rsid w:val="001173D3"/>
    <w:rsid w:val="0011759D"/>
    <w:rsid w:val="00117DB5"/>
    <w:rsid w:val="00117FAD"/>
    <w:rsid w:val="00120818"/>
    <w:rsid w:val="0012098A"/>
    <w:rsid w:val="00120A87"/>
    <w:rsid w:val="00121B5F"/>
    <w:rsid w:val="00122148"/>
    <w:rsid w:val="00122D5B"/>
    <w:rsid w:val="00123617"/>
    <w:rsid w:val="0012401F"/>
    <w:rsid w:val="001241A0"/>
    <w:rsid w:val="001247D0"/>
    <w:rsid w:val="0012487B"/>
    <w:rsid w:val="00124C45"/>
    <w:rsid w:val="00124F01"/>
    <w:rsid w:val="0012511A"/>
    <w:rsid w:val="00125411"/>
    <w:rsid w:val="00125883"/>
    <w:rsid w:val="001258AA"/>
    <w:rsid w:val="00125901"/>
    <w:rsid w:val="00125C76"/>
    <w:rsid w:val="00125EF7"/>
    <w:rsid w:val="00125F5F"/>
    <w:rsid w:val="00126E40"/>
    <w:rsid w:val="00126FB7"/>
    <w:rsid w:val="00127274"/>
    <w:rsid w:val="001276AB"/>
    <w:rsid w:val="00127843"/>
    <w:rsid w:val="00127A60"/>
    <w:rsid w:val="00127DDA"/>
    <w:rsid w:val="00130605"/>
    <w:rsid w:val="0013122B"/>
    <w:rsid w:val="001316A7"/>
    <w:rsid w:val="00131ACD"/>
    <w:rsid w:val="0013269F"/>
    <w:rsid w:val="00132EB3"/>
    <w:rsid w:val="00133364"/>
    <w:rsid w:val="0013351F"/>
    <w:rsid w:val="0013359A"/>
    <w:rsid w:val="00133AD2"/>
    <w:rsid w:val="00133F4D"/>
    <w:rsid w:val="0013406B"/>
    <w:rsid w:val="00134118"/>
    <w:rsid w:val="001342E2"/>
    <w:rsid w:val="00134AA7"/>
    <w:rsid w:val="00135613"/>
    <w:rsid w:val="0013599A"/>
    <w:rsid w:val="00135DAF"/>
    <w:rsid w:val="00140303"/>
    <w:rsid w:val="001405F4"/>
    <w:rsid w:val="001406CA"/>
    <w:rsid w:val="00141173"/>
    <w:rsid w:val="001416CF"/>
    <w:rsid w:val="0014267F"/>
    <w:rsid w:val="0014291D"/>
    <w:rsid w:val="0014343D"/>
    <w:rsid w:val="00143F9C"/>
    <w:rsid w:val="0014429A"/>
    <w:rsid w:val="00144EDD"/>
    <w:rsid w:val="001460EB"/>
    <w:rsid w:val="001465DA"/>
    <w:rsid w:val="00146756"/>
    <w:rsid w:val="00146896"/>
    <w:rsid w:val="00146A4A"/>
    <w:rsid w:val="00146D45"/>
    <w:rsid w:val="001472AB"/>
    <w:rsid w:val="0014780C"/>
    <w:rsid w:val="001478F0"/>
    <w:rsid w:val="00147AC5"/>
    <w:rsid w:val="00147DE6"/>
    <w:rsid w:val="00150399"/>
    <w:rsid w:val="00150625"/>
    <w:rsid w:val="0015094F"/>
    <w:rsid w:val="00150EE8"/>
    <w:rsid w:val="00151284"/>
    <w:rsid w:val="00151696"/>
    <w:rsid w:val="001516A2"/>
    <w:rsid w:val="00151D28"/>
    <w:rsid w:val="001526DD"/>
    <w:rsid w:val="00153236"/>
    <w:rsid w:val="001537D3"/>
    <w:rsid w:val="00153875"/>
    <w:rsid w:val="0015532C"/>
    <w:rsid w:val="0015545E"/>
    <w:rsid w:val="001556F9"/>
    <w:rsid w:val="00155A2A"/>
    <w:rsid w:val="00155AA5"/>
    <w:rsid w:val="001560CE"/>
    <w:rsid w:val="001565B9"/>
    <w:rsid w:val="0015690E"/>
    <w:rsid w:val="00157E65"/>
    <w:rsid w:val="00160410"/>
    <w:rsid w:val="00160612"/>
    <w:rsid w:val="00160848"/>
    <w:rsid w:val="00160F22"/>
    <w:rsid w:val="00161058"/>
    <w:rsid w:val="00161911"/>
    <w:rsid w:val="00161A37"/>
    <w:rsid w:val="001621AD"/>
    <w:rsid w:val="001623D4"/>
    <w:rsid w:val="001628B2"/>
    <w:rsid w:val="001630DA"/>
    <w:rsid w:val="0016333E"/>
    <w:rsid w:val="001635AF"/>
    <w:rsid w:val="00164651"/>
    <w:rsid w:val="001653EA"/>
    <w:rsid w:val="0016570C"/>
    <w:rsid w:val="00165AB8"/>
    <w:rsid w:val="0016644B"/>
    <w:rsid w:val="0016672B"/>
    <w:rsid w:val="0016674B"/>
    <w:rsid w:val="0016685B"/>
    <w:rsid w:val="001668D8"/>
    <w:rsid w:val="00166905"/>
    <w:rsid w:val="00166C51"/>
    <w:rsid w:val="00166D84"/>
    <w:rsid w:val="00167270"/>
    <w:rsid w:val="00167A6C"/>
    <w:rsid w:val="001710DC"/>
    <w:rsid w:val="00171148"/>
    <w:rsid w:val="00171895"/>
    <w:rsid w:val="001720EB"/>
    <w:rsid w:val="0017214E"/>
    <w:rsid w:val="00172CA9"/>
    <w:rsid w:val="00173EE9"/>
    <w:rsid w:val="00174126"/>
    <w:rsid w:val="0017441F"/>
    <w:rsid w:val="00174521"/>
    <w:rsid w:val="00174F04"/>
    <w:rsid w:val="00174F2F"/>
    <w:rsid w:val="0017585B"/>
    <w:rsid w:val="00175C19"/>
    <w:rsid w:val="00175D80"/>
    <w:rsid w:val="00177290"/>
    <w:rsid w:val="0017767B"/>
    <w:rsid w:val="00180155"/>
    <w:rsid w:val="0018045B"/>
    <w:rsid w:val="00180719"/>
    <w:rsid w:val="00180B1D"/>
    <w:rsid w:val="00181178"/>
    <w:rsid w:val="00181240"/>
    <w:rsid w:val="001812B1"/>
    <w:rsid w:val="0018131F"/>
    <w:rsid w:val="00181728"/>
    <w:rsid w:val="001819BD"/>
    <w:rsid w:val="001819E3"/>
    <w:rsid w:val="00181DF4"/>
    <w:rsid w:val="001831DC"/>
    <w:rsid w:val="00183620"/>
    <w:rsid w:val="00183D1D"/>
    <w:rsid w:val="00183DF6"/>
    <w:rsid w:val="001856EC"/>
    <w:rsid w:val="00185820"/>
    <w:rsid w:val="001858CE"/>
    <w:rsid w:val="00186168"/>
    <w:rsid w:val="00186683"/>
    <w:rsid w:val="00186D62"/>
    <w:rsid w:val="00187918"/>
    <w:rsid w:val="0019069C"/>
    <w:rsid w:val="00190D1A"/>
    <w:rsid w:val="00190D1C"/>
    <w:rsid w:val="001913C4"/>
    <w:rsid w:val="00191688"/>
    <w:rsid w:val="00192BBD"/>
    <w:rsid w:val="00193559"/>
    <w:rsid w:val="00193BCA"/>
    <w:rsid w:val="00194315"/>
    <w:rsid w:val="00194866"/>
    <w:rsid w:val="001948E7"/>
    <w:rsid w:val="00194D5E"/>
    <w:rsid w:val="00194EA6"/>
    <w:rsid w:val="00195147"/>
    <w:rsid w:val="0019732F"/>
    <w:rsid w:val="00197F49"/>
    <w:rsid w:val="001A002C"/>
    <w:rsid w:val="001A03A2"/>
    <w:rsid w:val="001A0418"/>
    <w:rsid w:val="001A068F"/>
    <w:rsid w:val="001A1A67"/>
    <w:rsid w:val="001A1E17"/>
    <w:rsid w:val="001A2AF2"/>
    <w:rsid w:val="001A2EF2"/>
    <w:rsid w:val="001A3313"/>
    <w:rsid w:val="001A3A3A"/>
    <w:rsid w:val="001A3EA7"/>
    <w:rsid w:val="001A3EF4"/>
    <w:rsid w:val="001A577D"/>
    <w:rsid w:val="001A5833"/>
    <w:rsid w:val="001A5ABF"/>
    <w:rsid w:val="001A62F5"/>
    <w:rsid w:val="001A665D"/>
    <w:rsid w:val="001A68C7"/>
    <w:rsid w:val="001A6E9F"/>
    <w:rsid w:val="001A7DA6"/>
    <w:rsid w:val="001A7ECB"/>
    <w:rsid w:val="001B16D4"/>
    <w:rsid w:val="001B1E80"/>
    <w:rsid w:val="001B2F5B"/>
    <w:rsid w:val="001B3528"/>
    <w:rsid w:val="001B41F7"/>
    <w:rsid w:val="001B435C"/>
    <w:rsid w:val="001B44CF"/>
    <w:rsid w:val="001B4AAA"/>
    <w:rsid w:val="001B4EF8"/>
    <w:rsid w:val="001B65C0"/>
    <w:rsid w:val="001B700F"/>
    <w:rsid w:val="001B7559"/>
    <w:rsid w:val="001B79CF"/>
    <w:rsid w:val="001B7E1F"/>
    <w:rsid w:val="001C0015"/>
    <w:rsid w:val="001C0465"/>
    <w:rsid w:val="001C06CB"/>
    <w:rsid w:val="001C0B21"/>
    <w:rsid w:val="001C0F14"/>
    <w:rsid w:val="001C0F8C"/>
    <w:rsid w:val="001C1085"/>
    <w:rsid w:val="001C15C4"/>
    <w:rsid w:val="001C2E88"/>
    <w:rsid w:val="001C30C2"/>
    <w:rsid w:val="001C343D"/>
    <w:rsid w:val="001C3BD6"/>
    <w:rsid w:val="001C519F"/>
    <w:rsid w:val="001C57EB"/>
    <w:rsid w:val="001C602F"/>
    <w:rsid w:val="001C6964"/>
    <w:rsid w:val="001C7247"/>
    <w:rsid w:val="001C7416"/>
    <w:rsid w:val="001C7747"/>
    <w:rsid w:val="001C7FE3"/>
    <w:rsid w:val="001D042B"/>
    <w:rsid w:val="001D0CBF"/>
    <w:rsid w:val="001D1781"/>
    <w:rsid w:val="001D1F22"/>
    <w:rsid w:val="001D2DF7"/>
    <w:rsid w:val="001D3F19"/>
    <w:rsid w:val="001D408F"/>
    <w:rsid w:val="001D40A9"/>
    <w:rsid w:val="001D40F5"/>
    <w:rsid w:val="001D42AD"/>
    <w:rsid w:val="001D4478"/>
    <w:rsid w:val="001D499D"/>
    <w:rsid w:val="001D4DF9"/>
    <w:rsid w:val="001D55BE"/>
    <w:rsid w:val="001D5699"/>
    <w:rsid w:val="001D5876"/>
    <w:rsid w:val="001D58E1"/>
    <w:rsid w:val="001D5A24"/>
    <w:rsid w:val="001D5F78"/>
    <w:rsid w:val="001D6015"/>
    <w:rsid w:val="001D6AB0"/>
    <w:rsid w:val="001D6CD9"/>
    <w:rsid w:val="001D7513"/>
    <w:rsid w:val="001D7A3B"/>
    <w:rsid w:val="001E0F6E"/>
    <w:rsid w:val="001E1602"/>
    <w:rsid w:val="001E19B8"/>
    <w:rsid w:val="001E2948"/>
    <w:rsid w:val="001E2CE6"/>
    <w:rsid w:val="001E32CE"/>
    <w:rsid w:val="001E3436"/>
    <w:rsid w:val="001E3574"/>
    <w:rsid w:val="001E36E0"/>
    <w:rsid w:val="001E3A24"/>
    <w:rsid w:val="001E3A50"/>
    <w:rsid w:val="001E42F5"/>
    <w:rsid w:val="001E467B"/>
    <w:rsid w:val="001E491B"/>
    <w:rsid w:val="001E53F2"/>
    <w:rsid w:val="001E56E8"/>
    <w:rsid w:val="001E5770"/>
    <w:rsid w:val="001E631C"/>
    <w:rsid w:val="001E64C1"/>
    <w:rsid w:val="001E74FD"/>
    <w:rsid w:val="001E7C63"/>
    <w:rsid w:val="001F0826"/>
    <w:rsid w:val="001F0C2D"/>
    <w:rsid w:val="001F0F13"/>
    <w:rsid w:val="001F1527"/>
    <w:rsid w:val="001F15E0"/>
    <w:rsid w:val="001F1775"/>
    <w:rsid w:val="001F18E3"/>
    <w:rsid w:val="001F1DE6"/>
    <w:rsid w:val="001F230D"/>
    <w:rsid w:val="001F247E"/>
    <w:rsid w:val="001F2B3C"/>
    <w:rsid w:val="001F2C2F"/>
    <w:rsid w:val="001F3B08"/>
    <w:rsid w:val="001F3DFA"/>
    <w:rsid w:val="001F3F1E"/>
    <w:rsid w:val="001F4020"/>
    <w:rsid w:val="001F4ADE"/>
    <w:rsid w:val="001F4CCF"/>
    <w:rsid w:val="001F576C"/>
    <w:rsid w:val="001F59DC"/>
    <w:rsid w:val="001F5D94"/>
    <w:rsid w:val="001F640D"/>
    <w:rsid w:val="001F663C"/>
    <w:rsid w:val="001F6E5E"/>
    <w:rsid w:val="001F70C0"/>
    <w:rsid w:val="001F79A5"/>
    <w:rsid w:val="001F79FD"/>
    <w:rsid w:val="001F7EDD"/>
    <w:rsid w:val="00200398"/>
    <w:rsid w:val="002004B9"/>
    <w:rsid w:val="002006C9"/>
    <w:rsid w:val="00200BEE"/>
    <w:rsid w:val="00200BFB"/>
    <w:rsid w:val="00201601"/>
    <w:rsid w:val="00202B8B"/>
    <w:rsid w:val="00202F03"/>
    <w:rsid w:val="00202F26"/>
    <w:rsid w:val="002030E1"/>
    <w:rsid w:val="00203A99"/>
    <w:rsid w:val="002041BA"/>
    <w:rsid w:val="002042FD"/>
    <w:rsid w:val="00205082"/>
    <w:rsid w:val="002050D1"/>
    <w:rsid w:val="0020533F"/>
    <w:rsid w:val="0020581D"/>
    <w:rsid w:val="00205F71"/>
    <w:rsid w:val="00205F7D"/>
    <w:rsid w:val="00206872"/>
    <w:rsid w:val="0020701B"/>
    <w:rsid w:val="00207744"/>
    <w:rsid w:val="00207B6B"/>
    <w:rsid w:val="00207B98"/>
    <w:rsid w:val="00207F89"/>
    <w:rsid w:val="00210521"/>
    <w:rsid w:val="002105CD"/>
    <w:rsid w:val="00210669"/>
    <w:rsid w:val="002108D3"/>
    <w:rsid w:val="00210A61"/>
    <w:rsid w:val="00211066"/>
    <w:rsid w:val="0021141E"/>
    <w:rsid w:val="002116B7"/>
    <w:rsid w:val="0021246D"/>
    <w:rsid w:val="002127F8"/>
    <w:rsid w:val="002130D4"/>
    <w:rsid w:val="00213580"/>
    <w:rsid w:val="00213B09"/>
    <w:rsid w:val="00213D51"/>
    <w:rsid w:val="00213D5C"/>
    <w:rsid w:val="0021411A"/>
    <w:rsid w:val="00214CA7"/>
    <w:rsid w:val="00215211"/>
    <w:rsid w:val="00215277"/>
    <w:rsid w:val="002162FF"/>
    <w:rsid w:val="0021681A"/>
    <w:rsid w:val="00216EE2"/>
    <w:rsid w:val="002170CE"/>
    <w:rsid w:val="00217147"/>
    <w:rsid w:val="00217252"/>
    <w:rsid w:val="002179B6"/>
    <w:rsid w:val="00217C52"/>
    <w:rsid w:val="00220174"/>
    <w:rsid w:val="0022029C"/>
    <w:rsid w:val="00220DFA"/>
    <w:rsid w:val="00221890"/>
    <w:rsid w:val="00221FE8"/>
    <w:rsid w:val="00222681"/>
    <w:rsid w:val="00222A4C"/>
    <w:rsid w:val="00222C1A"/>
    <w:rsid w:val="00222F1E"/>
    <w:rsid w:val="0022385A"/>
    <w:rsid w:val="00223A27"/>
    <w:rsid w:val="00223B7E"/>
    <w:rsid w:val="002240A9"/>
    <w:rsid w:val="00225257"/>
    <w:rsid w:val="002253A5"/>
    <w:rsid w:val="0022714A"/>
    <w:rsid w:val="002272EF"/>
    <w:rsid w:val="00230172"/>
    <w:rsid w:val="002311A8"/>
    <w:rsid w:val="002312B6"/>
    <w:rsid w:val="002314DA"/>
    <w:rsid w:val="002314E6"/>
    <w:rsid w:val="00232E1E"/>
    <w:rsid w:val="00232EC1"/>
    <w:rsid w:val="00233E8D"/>
    <w:rsid w:val="0023413B"/>
    <w:rsid w:val="0023446E"/>
    <w:rsid w:val="002346B8"/>
    <w:rsid w:val="002346CE"/>
    <w:rsid w:val="00234E10"/>
    <w:rsid w:val="00234FEA"/>
    <w:rsid w:val="00235D1D"/>
    <w:rsid w:val="00235DF2"/>
    <w:rsid w:val="002365FB"/>
    <w:rsid w:val="00236BC6"/>
    <w:rsid w:val="0023711B"/>
    <w:rsid w:val="00237764"/>
    <w:rsid w:val="00237B1A"/>
    <w:rsid w:val="00241262"/>
    <w:rsid w:val="0024179B"/>
    <w:rsid w:val="00241ADF"/>
    <w:rsid w:val="00242116"/>
    <w:rsid w:val="002428EB"/>
    <w:rsid w:val="002434F7"/>
    <w:rsid w:val="00244B34"/>
    <w:rsid w:val="002455C0"/>
    <w:rsid w:val="0024565F"/>
    <w:rsid w:val="00245A74"/>
    <w:rsid w:val="002463C1"/>
    <w:rsid w:val="0024696E"/>
    <w:rsid w:val="00246AEF"/>
    <w:rsid w:val="00247673"/>
    <w:rsid w:val="00247699"/>
    <w:rsid w:val="002477D6"/>
    <w:rsid w:val="00247F22"/>
    <w:rsid w:val="002504DF"/>
    <w:rsid w:val="00251120"/>
    <w:rsid w:val="00251684"/>
    <w:rsid w:val="002516CA"/>
    <w:rsid w:val="00251DAE"/>
    <w:rsid w:val="00251F7B"/>
    <w:rsid w:val="00252175"/>
    <w:rsid w:val="002526D5"/>
    <w:rsid w:val="002529C2"/>
    <w:rsid w:val="00252FE2"/>
    <w:rsid w:val="002531DD"/>
    <w:rsid w:val="00253B5D"/>
    <w:rsid w:val="002541CF"/>
    <w:rsid w:val="002542EB"/>
    <w:rsid w:val="00255C36"/>
    <w:rsid w:val="00256164"/>
    <w:rsid w:val="0025619E"/>
    <w:rsid w:val="002561C8"/>
    <w:rsid w:val="002565C1"/>
    <w:rsid w:val="002568A6"/>
    <w:rsid w:val="00257061"/>
    <w:rsid w:val="00257263"/>
    <w:rsid w:val="002573E4"/>
    <w:rsid w:val="00257B97"/>
    <w:rsid w:val="002601A8"/>
    <w:rsid w:val="00260B67"/>
    <w:rsid w:val="00260C45"/>
    <w:rsid w:val="00261A4C"/>
    <w:rsid w:val="00262855"/>
    <w:rsid w:val="002628B6"/>
    <w:rsid w:val="00262C2E"/>
    <w:rsid w:val="00263287"/>
    <w:rsid w:val="00263EF8"/>
    <w:rsid w:val="002641AB"/>
    <w:rsid w:val="00264652"/>
    <w:rsid w:val="00264660"/>
    <w:rsid w:val="00264A92"/>
    <w:rsid w:val="00264B98"/>
    <w:rsid w:val="00265088"/>
    <w:rsid w:val="00265C7E"/>
    <w:rsid w:val="00265D6C"/>
    <w:rsid w:val="00265FD1"/>
    <w:rsid w:val="00266158"/>
    <w:rsid w:val="0026632E"/>
    <w:rsid w:val="002670B8"/>
    <w:rsid w:val="00267279"/>
    <w:rsid w:val="00267E1E"/>
    <w:rsid w:val="002709E1"/>
    <w:rsid w:val="00270C60"/>
    <w:rsid w:val="00270F48"/>
    <w:rsid w:val="002712B0"/>
    <w:rsid w:val="00271434"/>
    <w:rsid w:val="0027242C"/>
    <w:rsid w:val="00272664"/>
    <w:rsid w:val="00272805"/>
    <w:rsid w:val="00272C22"/>
    <w:rsid w:val="00272F39"/>
    <w:rsid w:val="00273D70"/>
    <w:rsid w:val="00273D89"/>
    <w:rsid w:val="00274704"/>
    <w:rsid w:val="00274870"/>
    <w:rsid w:val="00274A99"/>
    <w:rsid w:val="0027512D"/>
    <w:rsid w:val="002764A3"/>
    <w:rsid w:val="0027657C"/>
    <w:rsid w:val="0027679C"/>
    <w:rsid w:val="00276916"/>
    <w:rsid w:val="00276975"/>
    <w:rsid w:val="0027776F"/>
    <w:rsid w:val="00277C76"/>
    <w:rsid w:val="002805AC"/>
    <w:rsid w:val="002805FE"/>
    <w:rsid w:val="002807A2"/>
    <w:rsid w:val="00280B8A"/>
    <w:rsid w:val="00280BB4"/>
    <w:rsid w:val="0028145F"/>
    <w:rsid w:val="002819FA"/>
    <w:rsid w:val="00281F8C"/>
    <w:rsid w:val="002829B2"/>
    <w:rsid w:val="00282A7C"/>
    <w:rsid w:val="00282BC3"/>
    <w:rsid w:val="00283680"/>
    <w:rsid w:val="002838EB"/>
    <w:rsid w:val="00283C2C"/>
    <w:rsid w:val="0028407D"/>
    <w:rsid w:val="0028505C"/>
    <w:rsid w:val="00285768"/>
    <w:rsid w:val="00286B7F"/>
    <w:rsid w:val="0028702C"/>
    <w:rsid w:val="00287649"/>
    <w:rsid w:val="002900EA"/>
    <w:rsid w:val="00290CF7"/>
    <w:rsid w:val="00290DF9"/>
    <w:rsid w:val="002916CB"/>
    <w:rsid w:val="002917E9"/>
    <w:rsid w:val="00292201"/>
    <w:rsid w:val="0029227C"/>
    <w:rsid w:val="00292A65"/>
    <w:rsid w:val="00294189"/>
    <w:rsid w:val="00294331"/>
    <w:rsid w:val="002944BE"/>
    <w:rsid w:val="002948D0"/>
    <w:rsid w:val="00295037"/>
    <w:rsid w:val="00295281"/>
    <w:rsid w:val="00296067"/>
    <w:rsid w:val="002972F3"/>
    <w:rsid w:val="002974E6"/>
    <w:rsid w:val="00297640"/>
    <w:rsid w:val="00297768"/>
    <w:rsid w:val="002978B3"/>
    <w:rsid w:val="00297CE0"/>
    <w:rsid w:val="00297DF8"/>
    <w:rsid w:val="002A0847"/>
    <w:rsid w:val="002A0911"/>
    <w:rsid w:val="002A13FC"/>
    <w:rsid w:val="002A2703"/>
    <w:rsid w:val="002A3BB3"/>
    <w:rsid w:val="002A3CA0"/>
    <w:rsid w:val="002A3FA1"/>
    <w:rsid w:val="002A4132"/>
    <w:rsid w:val="002A4EA3"/>
    <w:rsid w:val="002A53E8"/>
    <w:rsid w:val="002A545B"/>
    <w:rsid w:val="002A6116"/>
    <w:rsid w:val="002A63D2"/>
    <w:rsid w:val="002A6443"/>
    <w:rsid w:val="002A67F4"/>
    <w:rsid w:val="002A69D6"/>
    <w:rsid w:val="002A76B8"/>
    <w:rsid w:val="002A7DDC"/>
    <w:rsid w:val="002B05A8"/>
    <w:rsid w:val="002B0A3F"/>
    <w:rsid w:val="002B1395"/>
    <w:rsid w:val="002B1807"/>
    <w:rsid w:val="002B1B09"/>
    <w:rsid w:val="002B2051"/>
    <w:rsid w:val="002B2707"/>
    <w:rsid w:val="002B2D63"/>
    <w:rsid w:val="002B3933"/>
    <w:rsid w:val="002B3996"/>
    <w:rsid w:val="002B4538"/>
    <w:rsid w:val="002B47C8"/>
    <w:rsid w:val="002B517A"/>
    <w:rsid w:val="002B530A"/>
    <w:rsid w:val="002B5553"/>
    <w:rsid w:val="002B659A"/>
    <w:rsid w:val="002B6A39"/>
    <w:rsid w:val="002B6AE8"/>
    <w:rsid w:val="002B6B22"/>
    <w:rsid w:val="002B7F13"/>
    <w:rsid w:val="002C0095"/>
    <w:rsid w:val="002C00DF"/>
    <w:rsid w:val="002C0788"/>
    <w:rsid w:val="002C0A38"/>
    <w:rsid w:val="002C1506"/>
    <w:rsid w:val="002C1558"/>
    <w:rsid w:val="002C25F4"/>
    <w:rsid w:val="002C2DEA"/>
    <w:rsid w:val="002C3D99"/>
    <w:rsid w:val="002C3DB7"/>
    <w:rsid w:val="002C402E"/>
    <w:rsid w:val="002C4316"/>
    <w:rsid w:val="002C4612"/>
    <w:rsid w:val="002C4E08"/>
    <w:rsid w:val="002C4EE7"/>
    <w:rsid w:val="002C5869"/>
    <w:rsid w:val="002C590C"/>
    <w:rsid w:val="002C5C39"/>
    <w:rsid w:val="002C5DC3"/>
    <w:rsid w:val="002C604B"/>
    <w:rsid w:val="002C6C21"/>
    <w:rsid w:val="002C6C5A"/>
    <w:rsid w:val="002C7FD0"/>
    <w:rsid w:val="002D0872"/>
    <w:rsid w:val="002D0DBD"/>
    <w:rsid w:val="002D1490"/>
    <w:rsid w:val="002D16D9"/>
    <w:rsid w:val="002D17A7"/>
    <w:rsid w:val="002D1AAD"/>
    <w:rsid w:val="002D1D98"/>
    <w:rsid w:val="002D23D5"/>
    <w:rsid w:val="002D2472"/>
    <w:rsid w:val="002D253A"/>
    <w:rsid w:val="002D2D52"/>
    <w:rsid w:val="002D45E6"/>
    <w:rsid w:val="002D4648"/>
    <w:rsid w:val="002D537F"/>
    <w:rsid w:val="002D5E55"/>
    <w:rsid w:val="002D5FA4"/>
    <w:rsid w:val="002D6675"/>
    <w:rsid w:val="002D75E1"/>
    <w:rsid w:val="002E00C3"/>
    <w:rsid w:val="002E078C"/>
    <w:rsid w:val="002E090C"/>
    <w:rsid w:val="002E0EDA"/>
    <w:rsid w:val="002E14B8"/>
    <w:rsid w:val="002E156B"/>
    <w:rsid w:val="002E15E1"/>
    <w:rsid w:val="002E1BA7"/>
    <w:rsid w:val="002E22E9"/>
    <w:rsid w:val="002E2792"/>
    <w:rsid w:val="002E28A0"/>
    <w:rsid w:val="002E2928"/>
    <w:rsid w:val="002E36C2"/>
    <w:rsid w:val="002E3A63"/>
    <w:rsid w:val="002E3B60"/>
    <w:rsid w:val="002E3C5F"/>
    <w:rsid w:val="002E3CA4"/>
    <w:rsid w:val="002E440A"/>
    <w:rsid w:val="002E443E"/>
    <w:rsid w:val="002E5165"/>
    <w:rsid w:val="002E51A6"/>
    <w:rsid w:val="002E52EA"/>
    <w:rsid w:val="002E556A"/>
    <w:rsid w:val="002E61EB"/>
    <w:rsid w:val="002E639E"/>
    <w:rsid w:val="002E6DEE"/>
    <w:rsid w:val="002E7123"/>
    <w:rsid w:val="002F02AB"/>
    <w:rsid w:val="002F0972"/>
    <w:rsid w:val="002F0A45"/>
    <w:rsid w:val="002F0AF6"/>
    <w:rsid w:val="002F0C7C"/>
    <w:rsid w:val="002F0DD3"/>
    <w:rsid w:val="002F1CF6"/>
    <w:rsid w:val="002F297C"/>
    <w:rsid w:val="002F2AF2"/>
    <w:rsid w:val="002F3069"/>
    <w:rsid w:val="002F36B0"/>
    <w:rsid w:val="002F3FD2"/>
    <w:rsid w:val="002F401B"/>
    <w:rsid w:val="002F4362"/>
    <w:rsid w:val="002F476A"/>
    <w:rsid w:val="002F490D"/>
    <w:rsid w:val="002F4C4F"/>
    <w:rsid w:val="002F52DE"/>
    <w:rsid w:val="002F5D4F"/>
    <w:rsid w:val="002F6388"/>
    <w:rsid w:val="002F741A"/>
    <w:rsid w:val="002F760F"/>
    <w:rsid w:val="002F764B"/>
    <w:rsid w:val="002F7A72"/>
    <w:rsid w:val="002F7D4C"/>
    <w:rsid w:val="003004C8"/>
    <w:rsid w:val="003010A1"/>
    <w:rsid w:val="00301A76"/>
    <w:rsid w:val="00301C35"/>
    <w:rsid w:val="00301D2D"/>
    <w:rsid w:val="00303C16"/>
    <w:rsid w:val="00304C01"/>
    <w:rsid w:val="00304D63"/>
    <w:rsid w:val="00305A18"/>
    <w:rsid w:val="00306319"/>
    <w:rsid w:val="003067DC"/>
    <w:rsid w:val="00306C6A"/>
    <w:rsid w:val="0030799E"/>
    <w:rsid w:val="003108AC"/>
    <w:rsid w:val="00310B34"/>
    <w:rsid w:val="00310CC2"/>
    <w:rsid w:val="00311207"/>
    <w:rsid w:val="003117B1"/>
    <w:rsid w:val="003119E5"/>
    <w:rsid w:val="00311C73"/>
    <w:rsid w:val="00311CD9"/>
    <w:rsid w:val="003121E4"/>
    <w:rsid w:val="00312316"/>
    <w:rsid w:val="003123E1"/>
    <w:rsid w:val="003124C9"/>
    <w:rsid w:val="00312987"/>
    <w:rsid w:val="00313686"/>
    <w:rsid w:val="00314121"/>
    <w:rsid w:val="00314301"/>
    <w:rsid w:val="00314F93"/>
    <w:rsid w:val="00315606"/>
    <w:rsid w:val="0031587F"/>
    <w:rsid w:val="00315B2C"/>
    <w:rsid w:val="0031629A"/>
    <w:rsid w:val="00316742"/>
    <w:rsid w:val="003170D0"/>
    <w:rsid w:val="00317559"/>
    <w:rsid w:val="00317DF6"/>
    <w:rsid w:val="0032037B"/>
    <w:rsid w:val="003204F1"/>
    <w:rsid w:val="00320521"/>
    <w:rsid w:val="0032069F"/>
    <w:rsid w:val="00320C2E"/>
    <w:rsid w:val="00321455"/>
    <w:rsid w:val="00322782"/>
    <w:rsid w:val="0032286F"/>
    <w:rsid w:val="003238CC"/>
    <w:rsid w:val="00324169"/>
    <w:rsid w:val="003248FE"/>
    <w:rsid w:val="00324C8D"/>
    <w:rsid w:val="003256CE"/>
    <w:rsid w:val="003257D4"/>
    <w:rsid w:val="0032603F"/>
    <w:rsid w:val="00326847"/>
    <w:rsid w:val="00326914"/>
    <w:rsid w:val="00327611"/>
    <w:rsid w:val="003277DF"/>
    <w:rsid w:val="00327BDB"/>
    <w:rsid w:val="003306F0"/>
    <w:rsid w:val="003307F7"/>
    <w:rsid w:val="003310F3"/>
    <w:rsid w:val="00331A03"/>
    <w:rsid w:val="00331C64"/>
    <w:rsid w:val="00331D7D"/>
    <w:rsid w:val="0033214E"/>
    <w:rsid w:val="003325C4"/>
    <w:rsid w:val="003326EB"/>
    <w:rsid w:val="0033287E"/>
    <w:rsid w:val="00332B11"/>
    <w:rsid w:val="00332DBD"/>
    <w:rsid w:val="00332ECA"/>
    <w:rsid w:val="00333A74"/>
    <w:rsid w:val="003341C1"/>
    <w:rsid w:val="003343BA"/>
    <w:rsid w:val="00334590"/>
    <w:rsid w:val="00334774"/>
    <w:rsid w:val="003347A3"/>
    <w:rsid w:val="00335B5C"/>
    <w:rsid w:val="00335BC3"/>
    <w:rsid w:val="00335D82"/>
    <w:rsid w:val="003364E9"/>
    <w:rsid w:val="00336B1F"/>
    <w:rsid w:val="003376AB"/>
    <w:rsid w:val="00337A60"/>
    <w:rsid w:val="00337E79"/>
    <w:rsid w:val="00340085"/>
    <w:rsid w:val="00340D03"/>
    <w:rsid w:val="00340D30"/>
    <w:rsid w:val="003410E6"/>
    <w:rsid w:val="003417BD"/>
    <w:rsid w:val="00341B56"/>
    <w:rsid w:val="00342432"/>
    <w:rsid w:val="003424AA"/>
    <w:rsid w:val="00342CAE"/>
    <w:rsid w:val="00342DBD"/>
    <w:rsid w:val="00342F6F"/>
    <w:rsid w:val="00343394"/>
    <w:rsid w:val="00343A2B"/>
    <w:rsid w:val="00343BB0"/>
    <w:rsid w:val="00344085"/>
    <w:rsid w:val="003443B1"/>
    <w:rsid w:val="00344991"/>
    <w:rsid w:val="00344E94"/>
    <w:rsid w:val="00345267"/>
    <w:rsid w:val="0034563B"/>
    <w:rsid w:val="0034596F"/>
    <w:rsid w:val="00345EE2"/>
    <w:rsid w:val="00346054"/>
    <w:rsid w:val="0034618B"/>
    <w:rsid w:val="00346537"/>
    <w:rsid w:val="003468A1"/>
    <w:rsid w:val="003470EB"/>
    <w:rsid w:val="003476D8"/>
    <w:rsid w:val="003477AC"/>
    <w:rsid w:val="00347885"/>
    <w:rsid w:val="00347C99"/>
    <w:rsid w:val="00347CE9"/>
    <w:rsid w:val="00351309"/>
    <w:rsid w:val="003517DF"/>
    <w:rsid w:val="003520D3"/>
    <w:rsid w:val="00352381"/>
    <w:rsid w:val="0035249D"/>
    <w:rsid w:val="00352E9B"/>
    <w:rsid w:val="00353871"/>
    <w:rsid w:val="00353B46"/>
    <w:rsid w:val="00353F69"/>
    <w:rsid w:val="00354A0D"/>
    <w:rsid w:val="00355854"/>
    <w:rsid w:val="00355A37"/>
    <w:rsid w:val="00355CA6"/>
    <w:rsid w:val="00355F78"/>
    <w:rsid w:val="00356142"/>
    <w:rsid w:val="00356325"/>
    <w:rsid w:val="00356B46"/>
    <w:rsid w:val="00357064"/>
    <w:rsid w:val="00357673"/>
    <w:rsid w:val="00357698"/>
    <w:rsid w:val="00357807"/>
    <w:rsid w:val="00357C9C"/>
    <w:rsid w:val="00357D20"/>
    <w:rsid w:val="00360727"/>
    <w:rsid w:val="00360A42"/>
    <w:rsid w:val="003610A4"/>
    <w:rsid w:val="003620AD"/>
    <w:rsid w:val="00363011"/>
    <w:rsid w:val="00363B31"/>
    <w:rsid w:val="00363DC0"/>
    <w:rsid w:val="00364316"/>
    <w:rsid w:val="003645E6"/>
    <w:rsid w:val="00364E5F"/>
    <w:rsid w:val="003651DA"/>
    <w:rsid w:val="00365204"/>
    <w:rsid w:val="00365A9A"/>
    <w:rsid w:val="00365BA0"/>
    <w:rsid w:val="00366641"/>
    <w:rsid w:val="00366A2D"/>
    <w:rsid w:val="0036791C"/>
    <w:rsid w:val="00367C18"/>
    <w:rsid w:val="003702C2"/>
    <w:rsid w:val="0037081A"/>
    <w:rsid w:val="00370C74"/>
    <w:rsid w:val="00370D77"/>
    <w:rsid w:val="00370ED1"/>
    <w:rsid w:val="00371354"/>
    <w:rsid w:val="00371B51"/>
    <w:rsid w:val="003725BC"/>
    <w:rsid w:val="00372A6A"/>
    <w:rsid w:val="00372D21"/>
    <w:rsid w:val="00372D69"/>
    <w:rsid w:val="003736D1"/>
    <w:rsid w:val="003739FC"/>
    <w:rsid w:val="00373FE7"/>
    <w:rsid w:val="003740B7"/>
    <w:rsid w:val="0037456B"/>
    <w:rsid w:val="00374818"/>
    <w:rsid w:val="003748F0"/>
    <w:rsid w:val="0037495B"/>
    <w:rsid w:val="00374ED7"/>
    <w:rsid w:val="003750A2"/>
    <w:rsid w:val="003750F9"/>
    <w:rsid w:val="003753C9"/>
    <w:rsid w:val="0037573A"/>
    <w:rsid w:val="00375A1D"/>
    <w:rsid w:val="00375D1A"/>
    <w:rsid w:val="00375F5D"/>
    <w:rsid w:val="003769AA"/>
    <w:rsid w:val="0037723D"/>
    <w:rsid w:val="003772AA"/>
    <w:rsid w:val="00377608"/>
    <w:rsid w:val="00377743"/>
    <w:rsid w:val="00377928"/>
    <w:rsid w:val="00377AB6"/>
    <w:rsid w:val="00377BBC"/>
    <w:rsid w:val="00377F9C"/>
    <w:rsid w:val="003807A4"/>
    <w:rsid w:val="0038080D"/>
    <w:rsid w:val="00380F2B"/>
    <w:rsid w:val="00381A6A"/>
    <w:rsid w:val="00382054"/>
    <w:rsid w:val="003826CC"/>
    <w:rsid w:val="003835A7"/>
    <w:rsid w:val="003842C6"/>
    <w:rsid w:val="00384D5E"/>
    <w:rsid w:val="00384D9A"/>
    <w:rsid w:val="0038545B"/>
    <w:rsid w:val="00385D7B"/>
    <w:rsid w:val="00385F18"/>
    <w:rsid w:val="00386675"/>
    <w:rsid w:val="00386C4A"/>
    <w:rsid w:val="00386E86"/>
    <w:rsid w:val="003876EA"/>
    <w:rsid w:val="00387974"/>
    <w:rsid w:val="00387C88"/>
    <w:rsid w:val="00387E6F"/>
    <w:rsid w:val="003905F0"/>
    <w:rsid w:val="003905F4"/>
    <w:rsid w:val="003909A2"/>
    <w:rsid w:val="00390C37"/>
    <w:rsid w:val="00390D53"/>
    <w:rsid w:val="0039129E"/>
    <w:rsid w:val="00391434"/>
    <w:rsid w:val="00391E9D"/>
    <w:rsid w:val="0039268C"/>
    <w:rsid w:val="003927F3"/>
    <w:rsid w:val="003931D9"/>
    <w:rsid w:val="003931DC"/>
    <w:rsid w:val="003935AD"/>
    <w:rsid w:val="00393753"/>
    <w:rsid w:val="00394612"/>
    <w:rsid w:val="003946FA"/>
    <w:rsid w:val="00394B6C"/>
    <w:rsid w:val="00395294"/>
    <w:rsid w:val="003956D7"/>
    <w:rsid w:val="00395813"/>
    <w:rsid w:val="00395E06"/>
    <w:rsid w:val="003961CA"/>
    <w:rsid w:val="003961FB"/>
    <w:rsid w:val="00396554"/>
    <w:rsid w:val="003967A5"/>
    <w:rsid w:val="003969D4"/>
    <w:rsid w:val="00396A76"/>
    <w:rsid w:val="00397258"/>
    <w:rsid w:val="00397413"/>
    <w:rsid w:val="00397A4C"/>
    <w:rsid w:val="00397E23"/>
    <w:rsid w:val="003A0172"/>
    <w:rsid w:val="003A02F0"/>
    <w:rsid w:val="003A03AA"/>
    <w:rsid w:val="003A0AE1"/>
    <w:rsid w:val="003A1463"/>
    <w:rsid w:val="003A2180"/>
    <w:rsid w:val="003A2C62"/>
    <w:rsid w:val="003A3303"/>
    <w:rsid w:val="003A3307"/>
    <w:rsid w:val="003A371A"/>
    <w:rsid w:val="003A3EE0"/>
    <w:rsid w:val="003A41BF"/>
    <w:rsid w:val="003A436E"/>
    <w:rsid w:val="003A4A31"/>
    <w:rsid w:val="003A4F3E"/>
    <w:rsid w:val="003A5AC4"/>
    <w:rsid w:val="003A5AD8"/>
    <w:rsid w:val="003A67A9"/>
    <w:rsid w:val="003A68AD"/>
    <w:rsid w:val="003A6A2A"/>
    <w:rsid w:val="003A6BE9"/>
    <w:rsid w:val="003A6D14"/>
    <w:rsid w:val="003A7424"/>
    <w:rsid w:val="003B09FE"/>
    <w:rsid w:val="003B0A5C"/>
    <w:rsid w:val="003B0E2B"/>
    <w:rsid w:val="003B10C2"/>
    <w:rsid w:val="003B11F2"/>
    <w:rsid w:val="003B1226"/>
    <w:rsid w:val="003B2581"/>
    <w:rsid w:val="003B31F1"/>
    <w:rsid w:val="003B344F"/>
    <w:rsid w:val="003B3851"/>
    <w:rsid w:val="003B3950"/>
    <w:rsid w:val="003B3A03"/>
    <w:rsid w:val="003B3D0A"/>
    <w:rsid w:val="003B3F91"/>
    <w:rsid w:val="003B40AB"/>
    <w:rsid w:val="003B59CF"/>
    <w:rsid w:val="003B5E94"/>
    <w:rsid w:val="003B657B"/>
    <w:rsid w:val="003B6D0D"/>
    <w:rsid w:val="003B6FA9"/>
    <w:rsid w:val="003B7D65"/>
    <w:rsid w:val="003C0948"/>
    <w:rsid w:val="003C1372"/>
    <w:rsid w:val="003C193D"/>
    <w:rsid w:val="003C1A91"/>
    <w:rsid w:val="003C2111"/>
    <w:rsid w:val="003C278A"/>
    <w:rsid w:val="003C2909"/>
    <w:rsid w:val="003C29A6"/>
    <w:rsid w:val="003C3244"/>
    <w:rsid w:val="003C3714"/>
    <w:rsid w:val="003C37C7"/>
    <w:rsid w:val="003C3C13"/>
    <w:rsid w:val="003C3E48"/>
    <w:rsid w:val="003C4274"/>
    <w:rsid w:val="003C4E71"/>
    <w:rsid w:val="003C57AF"/>
    <w:rsid w:val="003C58E1"/>
    <w:rsid w:val="003C63AE"/>
    <w:rsid w:val="003C66FE"/>
    <w:rsid w:val="003C6E7D"/>
    <w:rsid w:val="003C7033"/>
    <w:rsid w:val="003C753E"/>
    <w:rsid w:val="003C777B"/>
    <w:rsid w:val="003C7B75"/>
    <w:rsid w:val="003D01B4"/>
    <w:rsid w:val="003D067F"/>
    <w:rsid w:val="003D09D6"/>
    <w:rsid w:val="003D22EB"/>
    <w:rsid w:val="003D235D"/>
    <w:rsid w:val="003D31A8"/>
    <w:rsid w:val="003D3774"/>
    <w:rsid w:val="003D40D8"/>
    <w:rsid w:val="003D421B"/>
    <w:rsid w:val="003D45DB"/>
    <w:rsid w:val="003D465C"/>
    <w:rsid w:val="003D4C49"/>
    <w:rsid w:val="003D53A1"/>
    <w:rsid w:val="003D55A6"/>
    <w:rsid w:val="003D61B1"/>
    <w:rsid w:val="003D676B"/>
    <w:rsid w:val="003D6F58"/>
    <w:rsid w:val="003D7B34"/>
    <w:rsid w:val="003E0A25"/>
    <w:rsid w:val="003E1498"/>
    <w:rsid w:val="003E1E63"/>
    <w:rsid w:val="003E21A0"/>
    <w:rsid w:val="003E31F9"/>
    <w:rsid w:val="003E3370"/>
    <w:rsid w:val="003E3ABE"/>
    <w:rsid w:val="003E3C9A"/>
    <w:rsid w:val="003E41A5"/>
    <w:rsid w:val="003E4AF9"/>
    <w:rsid w:val="003E514A"/>
    <w:rsid w:val="003E528E"/>
    <w:rsid w:val="003E60EC"/>
    <w:rsid w:val="003E614A"/>
    <w:rsid w:val="003E69AE"/>
    <w:rsid w:val="003E6C35"/>
    <w:rsid w:val="003E6D0D"/>
    <w:rsid w:val="003E7071"/>
    <w:rsid w:val="003E78EE"/>
    <w:rsid w:val="003E7D5C"/>
    <w:rsid w:val="003E7D88"/>
    <w:rsid w:val="003E7E21"/>
    <w:rsid w:val="003F020B"/>
    <w:rsid w:val="003F13CF"/>
    <w:rsid w:val="003F2500"/>
    <w:rsid w:val="003F301B"/>
    <w:rsid w:val="003F3511"/>
    <w:rsid w:val="003F3620"/>
    <w:rsid w:val="003F3D14"/>
    <w:rsid w:val="003F3D7E"/>
    <w:rsid w:val="003F41D3"/>
    <w:rsid w:val="003F43F1"/>
    <w:rsid w:val="003F5200"/>
    <w:rsid w:val="003F52F6"/>
    <w:rsid w:val="003F63B6"/>
    <w:rsid w:val="003F6637"/>
    <w:rsid w:val="003F68D9"/>
    <w:rsid w:val="003F6F77"/>
    <w:rsid w:val="003F6F97"/>
    <w:rsid w:val="003F764C"/>
    <w:rsid w:val="003F7FAC"/>
    <w:rsid w:val="00401082"/>
    <w:rsid w:val="004015D2"/>
    <w:rsid w:val="00401930"/>
    <w:rsid w:val="004019B7"/>
    <w:rsid w:val="00401A63"/>
    <w:rsid w:val="0040223C"/>
    <w:rsid w:val="004025E0"/>
    <w:rsid w:val="004029FA"/>
    <w:rsid w:val="00402A55"/>
    <w:rsid w:val="00402A73"/>
    <w:rsid w:val="00403205"/>
    <w:rsid w:val="00403F9E"/>
    <w:rsid w:val="004042DE"/>
    <w:rsid w:val="00404763"/>
    <w:rsid w:val="004049EB"/>
    <w:rsid w:val="00404F7E"/>
    <w:rsid w:val="0040506C"/>
    <w:rsid w:val="00405CD9"/>
    <w:rsid w:val="00405F53"/>
    <w:rsid w:val="00406496"/>
    <w:rsid w:val="00407128"/>
    <w:rsid w:val="00407705"/>
    <w:rsid w:val="00407886"/>
    <w:rsid w:val="00407D19"/>
    <w:rsid w:val="00407DF4"/>
    <w:rsid w:val="004119CB"/>
    <w:rsid w:val="00411C9C"/>
    <w:rsid w:val="00411E52"/>
    <w:rsid w:val="004120AA"/>
    <w:rsid w:val="00413B17"/>
    <w:rsid w:val="00413FAC"/>
    <w:rsid w:val="0041445B"/>
    <w:rsid w:val="004147EA"/>
    <w:rsid w:val="00414C6B"/>
    <w:rsid w:val="00414F63"/>
    <w:rsid w:val="00415043"/>
    <w:rsid w:val="00415674"/>
    <w:rsid w:val="0041569B"/>
    <w:rsid w:val="00416134"/>
    <w:rsid w:val="004161D7"/>
    <w:rsid w:val="00416697"/>
    <w:rsid w:val="004173AE"/>
    <w:rsid w:val="0041D005"/>
    <w:rsid w:val="004200CD"/>
    <w:rsid w:val="0042040F"/>
    <w:rsid w:val="00420D47"/>
    <w:rsid w:val="0042108C"/>
    <w:rsid w:val="00421F20"/>
    <w:rsid w:val="00421FA2"/>
    <w:rsid w:val="004226E6"/>
    <w:rsid w:val="00422948"/>
    <w:rsid w:val="004231F5"/>
    <w:rsid w:val="0042372D"/>
    <w:rsid w:val="00423869"/>
    <w:rsid w:val="00423A24"/>
    <w:rsid w:val="00423A48"/>
    <w:rsid w:val="00423CB6"/>
    <w:rsid w:val="00423E6D"/>
    <w:rsid w:val="0042409F"/>
    <w:rsid w:val="0042411C"/>
    <w:rsid w:val="004241BE"/>
    <w:rsid w:val="00425239"/>
    <w:rsid w:val="00425D1C"/>
    <w:rsid w:val="00425D70"/>
    <w:rsid w:val="004267F4"/>
    <w:rsid w:val="00426C2A"/>
    <w:rsid w:val="00426F03"/>
    <w:rsid w:val="00427265"/>
    <w:rsid w:val="00427DD4"/>
    <w:rsid w:val="004303F2"/>
    <w:rsid w:val="0043056F"/>
    <w:rsid w:val="00430A56"/>
    <w:rsid w:val="00430AEE"/>
    <w:rsid w:val="00430C0E"/>
    <w:rsid w:val="004321E9"/>
    <w:rsid w:val="00432E21"/>
    <w:rsid w:val="00432F81"/>
    <w:rsid w:val="00433180"/>
    <w:rsid w:val="00433276"/>
    <w:rsid w:val="004335A6"/>
    <w:rsid w:val="00433C46"/>
    <w:rsid w:val="00434B7F"/>
    <w:rsid w:val="00434CE0"/>
    <w:rsid w:val="00434F58"/>
    <w:rsid w:val="00435076"/>
    <w:rsid w:val="0043550D"/>
    <w:rsid w:val="00435D62"/>
    <w:rsid w:val="00436020"/>
    <w:rsid w:val="00436033"/>
    <w:rsid w:val="00436162"/>
    <w:rsid w:val="00436433"/>
    <w:rsid w:val="00436BE2"/>
    <w:rsid w:val="00437243"/>
    <w:rsid w:val="0044046F"/>
    <w:rsid w:val="004411AB"/>
    <w:rsid w:val="004417F3"/>
    <w:rsid w:val="0044182E"/>
    <w:rsid w:val="00441835"/>
    <w:rsid w:val="00441DE6"/>
    <w:rsid w:val="0044292F"/>
    <w:rsid w:val="004436B9"/>
    <w:rsid w:val="00443BC9"/>
    <w:rsid w:val="00443F53"/>
    <w:rsid w:val="00444BC3"/>
    <w:rsid w:val="0044577D"/>
    <w:rsid w:val="00445BF1"/>
    <w:rsid w:val="00446247"/>
    <w:rsid w:val="00446424"/>
    <w:rsid w:val="00446793"/>
    <w:rsid w:val="0044686D"/>
    <w:rsid w:val="00450B01"/>
    <w:rsid w:val="00450BDD"/>
    <w:rsid w:val="00450D0C"/>
    <w:rsid w:val="00450E47"/>
    <w:rsid w:val="0045106B"/>
    <w:rsid w:val="004514B4"/>
    <w:rsid w:val="00451F3D"/>
    <w:rsid w:val="00452548"/>
    <w:rsid w:val="004526BF"/>
    <w:rsid w:val="00453EC2"/>
    <w:rsid w:val="00454DFD"/>
    <w:rsid w:val="004552B6"/>
    <w:rsid w:val="004556ED"/>
    <w:rsid w:val="00455B66"/>
    <w:rsid w:val="004566EF"/>
    <w:rsid w:val="00457074"/>
    <w:rsid w:val="004575DE"/>
    <w:rsid w:val="00457920"/>
    <w:rsid w:val="00457AD7"/>
    <w:rsid w:val="00460D53"/>
    <w:rsid w:val="0046103A"/>
    <w:rsid w:val="0046105E"/>
    <w:rsid w:val="0046108E"/>
    <w:rsid w:val="004611DF"/>
    <w:rsid w:val="004613EB"/>
    <w:rsid w:val="00461766"/>
    <w:rsid w:val="004619D6"/>
    <w:rsid w:val="0046220A"/>
    <w:rsid w:val="0046227E"/>
    <w:rsid w:val="00462311"/>
    <w:rsid w:val="004628C3"/>
    <w:rsid w:val="00462A0B"/>
    <w:rsid w:val="00462EF1"/>
    <w:rsid w:val="00462F06"/>
    <w:rsid w:val="00463287"/>
    <w:rsid w:val="00464552"/>
    <w:rsid w:val="0046496E"/>
    <w:rsid w:val="00464AB9"/>
    <w:rsid w:val="004655FB"/>
    <w:rsid w:val="00465B8E"/>
    <w:rsid w:val="00465CCA"/>
    <w:rsid w:val="00466130"/>
    <w:rsid w:val="004665DE"/>
    <w:rsid w:val="00466C20"/>
    <w:rsid w:val="00466EAF"/>
    <w:rsid w:val="00467067"/>
    <w:rsid w:val="004674E3"/>
    <w:rsid w:val="00467969"/>
    <w:rsid w:val="00467A71"/>
    <w:rsid w:val="00467C23"/>
    <w:rsid w:val="00467D6D"/>
    <w:rsid w:val="0047074A"/>
    <w:rsid w:val="004709A6"/>
    <w:rsid w:val="00471125"/>
    <w:rsid w:val="00471DA3"/>
    <w:rsid w:val="0047213D"/>
    <w:rsid w:val="00472717"/>
    <w:rsid w:val="0047274D"/>
    <w:rsid w:val="004727B2"/>
    <w:rsid w:val="004727F7"/>
    <w:rsid w:val="0047301F"/>
    <w:rsid w:val="00473235"/>
    <w:rsid w:val="00473CFA"/>
    <w:rsid w:val="00473D6A"/>
    <w:rsid w:val="00473F90"/>
    <w:rsid w:val="00474220"/>
    <w:rsid w:val="0047527D"/>
    <w:rsid w:val="00475589"/>
    <w:rsid w:val="00475778"/>
    <w:rsid w:val="00475D7F"/>
    <w:rsid w:val="00475DE7"/>
    <w:rsid w:val="00476DF3"/>
    <w:rsid w:val="00477386"/>
    <w:rsid w:val="004775FE"/>
    <w:rsid w:val="004801BB"/>
    <w:rsid w:val="004803DE"/>
    <w:rsid w:val="00480A31"/>
    <w:rsid w:val="00480BDB"/>
    <w:rsid w:val="004814BF"/>
    <w:rsid w:val="00481592"/>
    <w:rsid w:val="00481721"/>
    <w:rsid w:val="00481C8F"/>
    <w:rsid w:val="00482D44"/>
    <w:rsid w:val="00482E00"/>
    <w:rsid w:val="004831B4"/>
    <w:rsid w:val="0048434F"/>
    <w:rsid w:val="004843D4"/>
    <w:rsid w:val="004846FA"/>
    <w:rsid w:val="004848E4"/>
    <w:rsid w:val="00484ADA"/>
    <w:rsid w:val="004851C7"/>
    <w:rsid w:val="004856B4"/>
    <w:rsid w:val="00485A83"/>
    <w:rsid w:val="00485D7C"/>
    <w:rsid w:val="0048623E"/>
    <w:rsid w:val="00486AAC"/>
    <w:rsid w:val="0049043B"/>
    <w:rsid w:val="004905EC"/>
    <w:rsid w:val="0049073C"/>
    <w:rsid w:val="00490B8E"/>
    <w:rsid w:val="00490DA8"/>
    <w:rsid w:val="00491134"/>
    <w:rsid w:val="00491395"/>
    <w:rsid w:val="004915F4"/>
    <w:rsid w:val="0049181A"/>
    <w:rsid w:val="00492183"/>
    <w:rsid w:val="0049255D"/>
    <w:rsid w:val="0049283C"/>
    <w:rsid w:val="00492EF7"/>
    <w:rsid w:val="00493053"/>
    <w:rsid w:val="004930F4"/>
    <w:rsid w:val="00494B6D"/>
    <w:rsid w:val="00495684"/>
    <w:rsid w:val="004962ED"/>
    <w:rsid w:val="004964A2"/>
    <w:rsid w:val="00496B64"/>
    <w:rsid w:val="0049763F"/>
    <w:rsid w:val="004977B3"/>
    <w:rsid w:val="00497D96"/>
    <w:rsid w:val="00497E7D"/>
    <w:rsid w:val="00497F65"/>
    <w:rsid w:val="004A11EA"/>
    <w:rsid w:val="004A1DBA"/>
    <w:rsid w:val="004A2096"/>
    <w:rsid w:val="004A2400"/>
    <w:rsid w:val="004A24CE"/>
    <w:rsid w:val="004A2620"/>
    <w:rsid w:val="004A2EE1"/>
    <w:rsid w:val="004A30FA"/>
    <w:rsid w:val="004A3432"/>
    <w:rsid w:val="004A40CD"/>
    <w:rsid w:val="004A4812"/>
    <w:rsid w:val="004A4CD0"/>
    <w:rsid w:val="004A4FB6"/>
    <w:rsid w:val="004A5070"/>
    <w:rsid w:val="004A5136"/>
    <w:rsid w:val="004A54A5"/>
    <w:rsid w:val="004A56AD"/>
    <w:rsid w:val="004A626A"/>
    <w:rsid w:val="004A69DB"/>
    <w:rsid w:val="004A6BD5"/>
    <w:rsid w:val="004A705A"/>
    <w:rsid w:val="004A76B6"/>
    <w:rsid w:val="004A7EE2"/>
    <w:rsid w:val="004A7F58"/>
    <w:rsid w:val="004B0353"/>
    <w:rsid w:val="004B1078"/>
    <w:rsid w:val="004B1846"/>
    <w:rsid w:val="004B1BB9"/>
    <w:rsid w:val="004B1E1E"/>
    <w:rsid w:val="004B20D7"/>
    <w:rsid w:val="004B2218"/>
    <w:rsid w:val="004B22C8"/>
    <w:rsid w:val="004B2504"/>
    <w:rsid w:val="004B259B"/>
    <w:rsid w:val="004B276C"/>
    <w:rsid w:val="004B2CF1"/>
    <w:rsid w:val="004B30A3"/>
    <w:rsid w:val="004B3375"/>
    <w:rsid w:val="004B3480"/>
    <w:rsid w:val="004B39F3"/>
    <w:rsid w:val="004B3A30"/>
    <w:rsid w:val="004B3D25"/>
    <w:rsid w:val="004B412F"/>
    <w:rsid w:val="004B464C"/>
    <w:rsid w:val="004B491B"/>
    <w:rsid w:val="004B4FD2"/>
    <w:rsid w:val="004B514F"/>
    <w:rsid w:val="004B55D5"/>
    <w:rsid w:val="004B5C91"/>
    <w:rsid w:val="004B61D4"/>
    <w:rsid w:val="004B64BC"/>
    <w:rsid w:val="004B6B56"/>
    <w:rsid w:val="004B6C72"/>
    <w:rsid w:val="004B7D99"/>
    <w:rsid w:val="004C0193"/>
    <w:rsid w:val="004C03EF"/>
    <w:rsid w:val="004C0F02"/>
    <w:rsid w:val="004C1306"/>
    <w:rsid w:val="004C1520"/>
    <w:rsid w:val="004C1FA1"/>
    <w:rsid w:val="004C22D7"/>
    <w:rsid w:val="004C2A7F"/>
    <w:rsid w:val="004C2C50"/>
    <w:rsid w:val="004C31C1"/>
    <w:rsid w:val="004C342D"/>
    <w:rsid w:val="004C3F7E"/>
    <w:rsid w:val="004C417B"/>
    <w:rsid w:val="004C52AF"/>
    <w:rsid w:val="004C5592"/>
    <w:rsid w:val="004C55B8"/>
    <w:rsid w:val="004C56CE"/>
    <w:rsid w:val="004C6730"/>
    <w:rsid w:val="004C69D1"/>
    <w:rsid w:val="004C73C5"/>
    <w:rsid w:val="004C78C7"/>
    <w:rsid w:val="004D0150"/>
    <w:rsid w:val="004D03B9"/>
    <w:rsid w:val="004D078D"/>
    <w:rsid w:val="004D0E79"/>
    <w:rsid w:val="004D0FA7"/>
    <w:rsid w:val="004D12E7"/>
    <w:rsid w:val="004D13EC"/>
    <w:rsid w:val="004D17E0"/>
    <w:rsid w:val="004D3411"/>
    <w:rsid w:val="004D34BF"/>
    <w:rsid w:val="004D3692"/>
    <w:rsid w:val="004D385D"/>
    <w:rsid w:val="004D446A"/>
    <w:rsid w:val="004D5176"/>
    <w:rsid w:val="004D60A1"/>
    <w:rsid w:val="004D658B"/>
    <w:rsid w:val="004D7022"/>
    <w:rsid w:val="004D75A5"/>
    <w:rsid w:val="004D787D"/>
    <w:rsid w:val="004D7B36"/>
    <w:rsid w:val="004D7DA3"/>
    <w:rsid w:val="004E00DC"/>
    <w:rsid w:val="004E042B"/>
    <w:rsid w:val="004E06CE"/>
    <w:rsid w:val="004E089C"/>
    <w:rsid w:val="004E0BD2"/>
    <w:rsid w:val="004E173A"/>
    <w:rsid w:val="004E19EB"/>
    <w:rsid w:val="004E2426"/>
    <w:rsid w:val="004E26B3"/>
    <w:rsid w:val="004E2B13"/>
    <w:rsid w:val="004E3217"/>
    <w:rsid w:val="004E413D"/>
    <w:rsid w:val="004E4991"/>
    <w:rsid w:val="004E4AE5"/>
    <w:rsid w:val="004E4C8E"/>
    <w:rsid w:val="004E4EA0"/>
    <w:rsid w:val="004E5267"/>
    <w:rsid w:val="004E5404"/>
    <w:rsid w:val="004E592D"/>
    <w:rsid w:val="004E5A5A"/>
    <w:rsid w:val="004E5B00"/>
    <w:rsid w:val="004E6453"/>
    <w:rsid w:val="004F07F6"/>
    <w:rsid w:val="004F1350"/>
    <w:rsid w:val="004F1426"/>
    <w:rsid w:val="004F1CE5"/>
    <w:rsid w:val="004F205F"/>
    <w:rsid w:val="004F2EE9"/>
    <w:rsid w:val="004F39E4"/>
    <w:rsid w:val="004F45E5"/>
    <w:rsid w:val="004F4E34"/>
    <w:rsid w:val="004F51B0"/>
    <w:rsid w:val="004F5367"/>
    <w:rsid w:val="004F5AF6"/>
    <w:rsid w:val="004F622A"/>
    <w:rsid w:val="004F7219"/>
    <w:rsid w:val="004F7407"/>
    <w:rsid w:val="005000BE"/>
    <w:rsid w:val="00500C4E"/>
    <w:rsid w:val="00500FCF"/>
    <w:rsid w:val="005037C4"/>
    <w:rsid w:val="005039D6"/>
    <w:rsid w:val="00503C42"/>
    <w:rsid w:val="00504108"/>
    <w:rsid w:val="005042CA"/>
    <w:rsid w:val="005044C3"/>
    <w:rsid w:val="00504C0E"/>
    <w:rsid w:val="005053DF"/>
    <w:rsid w:val="0050540E"/>
    <w:rsid w:val="00505869"/>
    <w:rsid w:val="005060F5"/>
    <w:rsid w:val="005066ED"/>
    <w:rsid w:val="005068D2"/>
    <w:rsid w:val="005074A0"/>
    <w:rsid w:val="005078F3"/>
    <w:rsid w:val="005105A4"/>
    <w:rsid w:val="005105B6"/>
    <w:rsid w:val="00510625"/>
    <w:rsid w:val="005109FC"/>
    <w:rsid w:val="0051167A"/>
    <w:rsid w:val="005118B7"/>
    <w:rsid w:val="00511EA5"/>
    <w:rsid w:val="00512A8A"/>
    <w:rsid w:val="005130A5"/>
    <w:rsid w:val="00513283"/>
    <w:rsid w:val="00513D06"/>
    <w:rsid w:val="00514228"/>
    <w:rsid w:val="00514460"/>
    <w:rsid w:val="005145F1"/>
    <w:rsid w:val="00514880"/>
    <w:rsid w:val="00514C18"/>
    <w:rsid w:val="00514EAC"/>
    <w:rsid w:val="005150D7"/>
    <w:rsid w:val="005157BF"/>
    <w:rsid w:val="00515FAD"/>
    <w:rsid w:val="00516331"/>
    <w:rsid w:val="005171B4"/>
    <w:rsid w:val="00517A5C"/>
    <w:rsid w:val="00517F64"/>
    <w:rsid w:val="005203FE"/>
    <w:rsid w:val="0052128F"/>
    <w:rsid w:val="00521AD5"/>
    <w:rsid w:val="00521ECE"/>
    <w:rsid w:val="00522075"/>
    <w:rsid w:val="00522613"/>
    <w:rsid w:val="00523EAD"/>
    <w:rsid w:val="00523ED8"/>
    <w:rsid w:val="00523FB6"/>
    <w:rsid w:val="005245A6"/>
    <w:rsid w:val="005249A4"/>
    <w:rsid w:val="005253DD"/>
    <w:rsid w:val="00525FA0"/>
    <w:rsid w:val="00526386"/>
    <w:rsid w:val="00526B03"/>
    <w:rsid w:val="00526C70"/>
    <w:rsid w:val="00527D48"/>
    <w:rsid w:val="0053000C"/>
    <w:rsid w:val="00530010"/>
    <w:rsid w:val="00530830"/>
    <w:rsid w:val="00530D49"/>
    <w:rsid w:val="00530EF4"/>
    <w:rsid w:val="0053276D"/>
    <w:rsid w:val="00532AEE"/>
    <w:rsid w:val="00532AF5"/>
    <w:rsid w:val="00533EC1"/>
    <w:rsid w:val="00534072"/>
    <w:rsid w:val="0053420C"/>
    <w:rsid w:val="0053460E"/>
    <w:rsid w:val="00534A3B"/>
    <w:rsid w:val="00534ADA"/>
    <w:rsid w:val="00534B28"/>
    <w:rsid w:val="00534C18"/>
    <w:rsid w:val="0053569F"/>
    <w:rsid w:val="005357D1"/>
    <w:rsid w:val="00535FF2"/>
    <w:rsid w:val="00536B33"/>
    <w:rsid w:val="00536E4E"/>
    <w:rsid w:val="005372F6"/>
    <w:rsid w:val="0053742C"/>
    <w:rsid w:val="00537C43"/>
    <w:rsid w:val="00537EFC"/>
    <w:rsid w:val="00537F4E"/>
    <w:rsid w:val="005402A5"/>
    <w:rsid w:val="00540B9A"/>
    <w:rsid w:val="00540C02"/>
    <w:rsid w:val="005410C2"/>
    <w:rsid w:val="00541585"/>
    <w:rsid w:val="0054171D"/>
    <w:rsid w:val="005424C2"/>
    <w:rsid w:val="00542AA6"/>
    <w:rsid w:val="00542EA0"/>
    <w:rsid w:val="005434A1"/>
    <w:rsid w:val="005436DB"/>
    <w:rsid w:val="005437CA"/>
    <w:rsid w:val="00543C5F"/>
    <w:rsid w:val="00543E1F"/>
    <w:rsid w:val="00544458"/>
    <w:rsid w:val="00544AB5"/>
    <w:rsid w:val="00544F86"/>
    <w:rsid w:val="00545094"/>
    <w:rsid w:val="005453AF"/>
    <w:rsid w:val="005455B8"/>
    <w:rsid w:val="00545633"/>
    <w:rsid w:val="00545F6B"/>
    <w:rsid w:val="00546311"/>
    <w:rsid w:val="005466E1"/>
    <w:rsid w:val="00546B06"/>
    <w:rsid w:val="00546B70"/>
    <w:rsid w:val="00547292"/>
    <w:rsid w:val="00547464"/>
    <w:rsid w:val="00550809"/>
    <w:rsid w:val="00550BD0"/>
    <w:rsid w:val="0055128A"/>
    <w:rsid w:val="00551A5A"/>
    <w:rsid w:val="00551C36"/>
    <w:rsid w:val="00551D1E"/>
    <w:rsid w:val="00552894"/>
    <w:rsid w:val="005532EB"/>
    <w:rsid w:val="00553AFC"/>
    <w:rsid w:val="00553FE5"/>
    <w:rsid w:val="00554395"/>
    <w:rsid w:val="005548BF"/>
    <w:rsid w:val="00554B9F"/>
    <w:rsid w:val="00554E08"/>
    <w:rsid w:val="005555DE"/>
    <w:rsid w:val="005565BB"/>
    <w:rsid w:val="00556865"/>
    <w:rsid w:val="00556AF2"/>
    <w:rsid w:val="005573C9"/>
    <w:rsid w:val="005576C1"/>
    <w:rsid w:val="0056027B"/>
    <w:rsid w:val="00560695"/>
    <w:rsid w:val="00560E67"/>
    <w:rsid w:val="00560FB5"/>
    <w:rsid w:val="00561276"/>
    <w:rsid w:val="005616BF"/>
    <w:rsid w:val="00561782"/>
    <w:rsid w:val="005617BE"/>
    <w:rsid w:val="005620AE"/>
    <w:rsid w:val="0056232C"/>
    <w:rsid w:val="005625D8"/>
    <w:rsid w:val="00562D29"/>
    <w:rsid w:val="00562F96"/>
    <w:rsid w:val="00563596"/>
    <w:rsid w:val="00563A2F"/>
    <w:rsid w:val="00563ABA"/>
    <w:rsid w:val="00563C64"/>
    <w:rsid w:val="00563FA7"/>
    <w:rsid w:val="005643B0"/>
    <w:rsid w:val="00564715"/>
    <w:rsid w:val="0056475F"/>
    <w:rsid w:val="005657D5"/>
    <w:rsid w:val="00565AE7"/>
    <w:rsid w:val="00566667"/>
    <w:rsid w:val="00566820"/>
    <w:rsid w:val="0056697E"/>
    <w:rsid w:val="00566A2F"/>
    <w:rsid w:val="005701B0"/>
    <w:rsid w:val="005703E7"/>
    <w:rsid w:val="005704DD"/>
    <w:rsid w:val="005706B8"/>
    <w:rsid w:val="00570D42"/>
    <w:rsid w:val="00571456"/>
    <w:rsid w:val="00571858"/>
    <w:rsid w:val="00571867"/>
    <w:rsid w:val="005719D9"/>
    <w:rsid w:val="00571CF2"/>
    <w:rsid w:val="00571D10"/>
    <w:rsid w:val="00571E59"/>
    <w:rsid w:val="0057285C"/>
    <w:rsid w:val="00572D62"/>
    <w:rsid w:val="005733F3"/>
    <w:rsid w:val="005734D5"/>
    <w:rsid w:val="0057378C"/>
    <w:rsid w:val="00573BDC"/>
    <w:rsid w:val="00574106"/>
    <w:rsid w:val="0057462C"/>
    <w:rsid w:val="005748FE"/>
    <w:rsid w:val="00574F75"/>
    <w:rsid w:val="0057510D"/>
    <w:rsid w:val="00575852"/>
    <w:rsid w:val="005759DC"/>
    <w:rsid w:val="005766F9"/>
    <w:rsid w:val="00576A99"/>
    <w:rsid w:val="00577141"/>
    <w:rsid w:val="00577610"/>
    <w:rsid w:val="005776A6"/>
    <w:rsid w:val="00577A04"/>
    <w:rsid w:val="00577AA8"/>
    <w:rsid w:val="00577DAB"/>
    <w:rsid w:val="00580C9B"/>
    <w:rsid w:val="005812E5"/>
    <w:rsid w:val="00581626"/>
    <w:rsid w:val="00582621"/>
    <w:rsid w:val="0058280A"/>
    <w:rsid w:val="00583231"/>
    <w:rsid w:val="00583883"/>
    <w:rsid w:val="00584B4B"/>
    <w:rsid w:val="005850DC"/>
    <w:rsid w:val="005852B4"/>
    <w:rsid w:val="005853A1"/>
    <w:rsid w:val="0058591B"/>
    <w:rsid w:val="00585A17"/>
    <w:rsid w:val="00585ABC"/>
    <w:rsid w:val="0058637C"/>
    <w:rsid w:val="00586680"/>
    <w:rsid w:val="005866AF"/>
    <w:rsid w:val="00586705"/>
    <w:rsid w:val="00586B25"/>
    <w:rsid w:val="005870D8"/>
    <w:rsid w:val="00587424"/>
    <w:rsid w:val="00587463"/>
    <w:rsid w:val="0058746E"/>
    <w:rsid w:val="00587FE5"/>
    <w:rsid w:val="005903C4"/>
    <w:rsid w:val="00590777"/>
    <w:rsid w:val="00590E6C"/>
    <w:rsid w:val="0059124F"/>
    <w:rsid w:val="0059161A"/>
    <w:rsid w:val="00591AD9"/>
    <w:rsid w:val="00593687"/>
    <w:rsid w:val="005938D4"/>
    <w:rsid w:val="00594497"/>
    <w:rsid w:val="005948B2"/>
    <w:rsid w:val="00594A06"/>
    <w:rsid w:val="00595274"/>
    <w:rsid w:val="00597101"/>
    <w:rsid w:val="0059736F"/>
    <w:rsid w:val="00597ED8"/>
    <w:rsid w:val="00597F33"/>
    <w:rsid w:val="00597FDA"/>
    <w:rsid w:val="005A0157"/>
    <w:rsid w:val="005A15EA"/>
    <w:rsid w:val="005A16C2"/>
    <w:rsid w:val="005A21B7"/>
    <w:rsid w:val="005A3AB3"/>
    <w:rsid w:val="005A3B58"/>
    <w:rsid w:val="005A3C01"/>
    <w:rsid w:val="005A421A"/>
    <w:rsid w:val="005A4481"/>
    <w:rsid w:val="005A4568"/>
    <w:rsid w:val="005A4C36"/>
    <w:rsid w:val="005A5415"/>
    <w:rsid w:val="005A580E"/>
    <w:rsid w:val="005A6932"/>
    <w:rsid w:val="005A6942"/>
    <w:rsid w:val="005A7064"/>
    <w:rsid w:val="005A73B1"/>
    <w:rsid w:val="005A7A4E"/>
    <w:rsid w:val="005A7AEB"/>
    <w:rsid w:val="005A7DFE"/>
    <w:rsid w:val="005B024A"/>
    <w:rsid w:val="005B030C"/>
    <w:rsid w:val="005B06AE"/>
    <w:rsid w:val="005B11F0"/>
    <w:rsid w:val="005B14A1"/>
    <w:rsid w:val="005B180A"/>
    <w:rsid w:val="005B1A60"/>
    <w:rsid w:val="005B1D01"/>
    <w:rsid w:val="005B1F25"/>
    <w:rsid w:val="005B2380"/>
    <w:rsid w:val="005B33B0"/>
    <w:rsid w:val="005B36DF"/>
    <w:rsid w:val="005B3AB6"/>
    <w:rsid w:val="005B4CFF"/>
    <w:rsid w:val="005B50B9"/>
    <w:rsid w:val="005B51CE"/>
    <w:rsid w:val="005B5286"/>
    <w:rsid w:val="005B5671"/>
    <w:rsid w:val="005B5EB5"/>
    <w:rsid w:val="005B63AF"/>
    <w:rsid w:val="005B799F"/>
    <w:rsid w:val="005B7AAE"/>
    <w:rsid w:val="005C0BA5"/>
    <w:rsid w:val="005C113A"/>
    <w:rsid w:val="005C168B"/>
    <w:rsid w:val="005C1BE1"/>
    <w:rsid w:val="005C1BFC"/>
    <w:rsid w:val="005C2095"/>
    <w:rsid w:val="005C262F"/>
    <w:rsid w:val="005C2D86"/>
    <w:rsid w:val="005C3339"/>
    <w:rsid w:val="005C35CB"/>
    <w:rsid w:val="005C3A9A"/>
    <w:rsid w:val="005C4929"/>
    <w:rsid w:val="005C4A92"/>
    <w:rsid w:val="005C4F05"/>
    <w:rsid w:val="005C5369"/>
    <w:rsid w:val="005C542F"/>
    <w:rsid w:val="005C5F85"/>
    <w:rsid w:val="005C5FE1"/>
    <w:rsid w:val="005C6120"/>
    <w:rsid w:val="005C6674"/>
    <w:rsid w:val="005C6A7A"/>
    <w:rsid w:val="005C6F81"/>
    <w:rsid w:val="005C7DB1"/>
    <w:rsid w:val="005C7F7A"/>
    <w:rsid w:val="005D0349"/>
    <w:rsid w:val="005D0635"/>
    <w:rsid w:val="005D0677"/>
    <w:rsid w:val="005D09AE"/>
    <w:rsid w:val="005D0AA0"/>
    <w:rsid w:val="005D1CB5"/>
    <w:rsid w:val="005D24C1"/>
    <w:rsid w:val="005D2F07"/>
    <w:rsid w:val="005D3598"/>
    <w:rsid w:val="005D4218"/>
    <w:rsid w:val="005D4415"/>
    <w:rsid w:val="005D51E0"/>
    <w:rsid w:val="005D5389"/>
    <w:rsid w:val="005D5667"/>
    <w:rsid w:val="005D5989"/>
    <w:rsid w:val="005D625A"/>
    <w:rsid w:val="005D62B9"/>
    <w:rsid w:val="005D652D"/>
    <w:rsid w:val="005D6538"/>
    <w:rsid w:val="005D69E8"/>
    <w:rsid w:val="005D6CCC"/>
    <w:rsid w:val="005D7054"/>
    <w:rsid w:val="005D7570"/>
    <w:rsid w:val="005D7CF7"/>
    <w:rsid w:val="005D7F95"/>
    <w:rsid w:val="005E00B1"/>
    <w:rsid w:val="005E028A"/>
    <w:rsid w:val="005E0619"/>
    <w:rsid w:val="005E0EEC"/>
    <w:rsid w:val="005E1205"/>
    <w:rsid w:val="005E12A6"/>
    <w:rsid w:val="005E16B6"/>
    <w:rsid w:val="005E2398"/>
    <w:rsid w:val="005E356E"/>
    <w:rsid w:val="005E3BA6"/>
    <w:rsid w:val="005E3E59"/>
    <w:rsid w:val="005E4145"/>
    <w:rsid w:val="005E41E2"/>
    <w:rsid w:val="005E44EC"/>
    <w:rsid w:val="005E48FD"/>
    <w:rsid w:val="005E4B8C"/>
    <w:rsid w:val="005E52DA"/>
    <w:rsid w:val="005E5457"/>
    <w:rsid w:val="005E54D3"/>
    <w:rsid w:val="005E558F"/>
    <w:rsid w:val="005E5948"/>
    <w:rsid w:val="005E5EEC"/>
    <w:rsid w:val="005E688D"/>
    <w:rsid w:val="005E6A20"/>
    <w:rsid w:val="005E759C"/>
    <w:rsid w:val="005F06E2"/>
    <w:rsid w:val="005F0EF4"/>
    <w:rsid w:val="005F0F79"/>
    <w:rsid w:val="005F1535"/>
    <w:rsid w:val="005F1792"/>
    <w:rsid w:val="005F246C"/>
    <w:rsid w:val="005F2564"/>
    <w:rsid w:val="005F263B"/>
    <w:rsid w:val="005F264A"/>
    <w:rsid w:val="005F27AC"/>
    <w:rsid w:val="005F2CD4"/>
    <w:rsid w:val="005F38E9"/>
    <w:rsid w:val="005F3EBE"/>
    <w:rsid w:val="005F49BE"/>
    <w:rsid w:val="005F4FA1"/>
    <w:rsid w:val="005F5231"/>
    <w:rsid w:val="005F5249"/>
    <w:rsid w:val="005F70DA"/>
    <w:rsid w:val="005F7393"/>
    <w:rsid w:val="005F73FC"/>
    <w:rsid w:val="005F759C"/>
    <w:rsid w:val="005F75D4"/>
    <w:rsid w:val="005F7BDA"/>
    <w:rsid w:val="005F7F76"/>
    <w:rsid w:val="00600863"/>
    <w:rsid w:val="00600D41"/>
    <w:rsid w:val="0060119A"/>
    <w:rsid w:val="00601AFC"/>
    <w:rsid w:val="00601FD1"/>
    <w:rsid w:val="00602484"/>
    <w:rsid w:val="006028B9"/>
    <w:rsid w:val="00602A24"/>
    <w:rsid w:val="00602DD4"/>
    <w:rsid w:val="00602E73"/>
    <w:rsid w:val="00602FDA"/>
    <w:rsid w:val="00603F35"/>
    <w:rsid w:val="00605D5F"/>
    <w:rsid w:val="00605F08"/>
    <w:rsid w:val="006062FE"/>
    <w:rsid w:val="006063D6"/>
    <w:rsid w:val="00606607"/>
    <w:rsid w:val="00606638"/>
    <w:rsid w:val="00607325"/>
    <w:rsid w:val="00607392"/>
    <w:rsid w:val="0060744C"/>
    <w:rsid w:val="00607617"/>
    <w:rsid w:val="0060772F"/>
    <w:rsid w:val="00607769"/>
    <w:rsid w:val="00607BFB"/>
    <w:rsid w:val="00610165"/>
    <w:rsid w:val="0061061E"/>
    <w:rsid w:val="00610923"/>
    <w:rsid w:val="00610CD0"/>
    <w:rsid w:val="006110E5"/>
    <w:rsid w:val="0061142C"/>
    <w:rsid w:val="006115DE"/>
    <w:rsid w:val="00611A7B"/>
    <w:rsid w:val="0061206B"/>
    <w:rsid w:val="006126D2"/>
    <w:rsid w:val="00612AFF"/>
    <w:rsid w:val="00613362"/>
    <w:rsid w:val="00613C98"/>
    <w:rsid w:val="00613D85"/>
    <w:rsid w:val="006140C6"/>
    <w:rsid w:val="0061410C"/>
    <w:rsid w:val="00615583"/>
    <w:rsid w:val="006157C2"/>
    <w:rsid w:val="0061586A"/>
    <w:rsid w:val="00615A17"/>
    <w:rsid w:val="00615CD7"/>
    <w:rsid w:val="006161EA"/>
    <w:rsid w:val="0061623E"/>
    <w:rsid w:val="00616387"/>
    <w:rsid w:val="0061659E"/>
    <w:rsid w:val="00616AE6"/>
    <w:rsid w:val="00616BB7"/>
    <w:rsid w:val="006175AF"/>
    <w:rsid w:val="006208DA"/>
    <w:rsid w:val="00621517"/>
    <w:rsid w:val="0062212B"/>
    <w:rsid w:val="00622246"/>
    <w:rsid w:val="00622814"/>
    <w:rsid w:val="00622EDE"/>
    <w:rsid w:val="00623173"/>
    <w:rsid w:val="00623E67"/>
    <w:rsid w:val="00623F9E"/>
    <w:rsid w:val="006240C1"/>
    <w:rsid w:val="00624EB7"/>
    <w:rsid w:val="00624FFA"/>
    <w:rsid w:val="00626148"/>
    <w:rsid w:val="00626221"/>
    <w:rsid w:val="006262D4"/>
    <w:rsid w:val="00626415"/>
    <w:rsid w:val="00626BC8"/>
    <w:rsid w:val="00626DA3"/>
    <w:rsid w:val="00626E0A"/>
    <w:rsid w:val="00627279"/>
    <w:rsid w:val="006277EA"/>
    <w:rsid w:val="00627A7F"/>
    <w:rsid w:val="006301DE"/>
    <w:rsid w:val="006302AD"/>
    <w:rsid w:val="006303FA"/>
    <w:rsid w:val="00630E1B"/>
    <w:rsid w:val="00631005"/>
    <w:rsid w:val="006313C4"/>
    <w:rsid w:val="00631E93"/>
    <w:rsid w:val="006323BF"/>
    <w:rsid w:val="00632547"/>
    <w:rsid w:val="00632883"/>
    <w:rsid w:val="006333A5"/>
    <w:rsid w:val="00633D98"/>
    <w:rsid w:val="00634A77"/>
    <w:rsid w:val="00634FFA"/>
    <w:rsid w:val="00635643"/>
    <w:rsid w:val="00635BDC"/>
    <w:rsid w:val="0063696D"/>
    <w:rsid w:val="00636EEA"/>
    <w:rsid w:val="00637343"/>
    <w:rsid w:val="0063770A"/>
    <w:rsid w:val="00637B5B"/>
    <w:rsid w:val="00637BD4"/>
    <w:rsid w:val="00640C0D"/>
    <w:rsid w:val="006415BA"/>
    <w:rsid w:val="006416F9"/>
    <w:rsid w:val="0064240F"/>
    <w:rsid w:val="00642913"/>
    <w:rsid w:val="006432D8"/>
    <w:rsid w:val="00643B80"/>
    <w:rsid w:val="00644204"/>
    <w:rsid w:val="00644A1C"/>
    <w:rsid w:val="006455CE"/>
    <w:rsid w:val="00645D57"/>
    <w:rsid w:val="00645D93"/>
    <w:rsid w:val="006465C0"/>
    <w:rsid w:val="00646AA3"/>
    <w:rsid w:val="00646CEC"/>
    <w:rsid w:val="0064711F"/>
    <w:rsid w:val="00647241"/>
    <w:rsid w:val="0064765A"/>
    <w:rsid w:val="00650990"/>
    <w:rsid w:val="00650B7B"/>
    <w:rsid w:val="006513F3"/>
    <w:rsid w:val="00651A5D"/>
    <w:rsid w:val="00651D02"/>
    <w:rsid w:val="0065241C"/>
    <w:rsid w:val="00652CE0"/>
    <w:rsid w:val="00653058"/>
    <w:rsid w:val="00653A81"/>
    <w:rsid w:val="00654168"/>
    <w:rsid w:val="006546B0"/>
    <w:rsid w:val="0065492E"/>
    <w:rsid w:val="00654FCF"/>
    <w:rsid w:val="00655167"/>
    <w:rsid w:val="006554EA"/>
    <w:rsid w:val="006556F7"/>
    <w:rsid w:val="0065572A"/>
    <w:rsid w:val="00655823"/>
    <w:rsid w:val="006561C3"/>
    <w:rsid w:val="00656547"/>
    <w:rsid w:val="0065660C"/>
    <w:rsid w:val="00656804"/>
    <w:rsid w:val="00656B32"/>
    <w:rsid w:val="006576C2"/>
    <w:rsid w:val="00657C7B"/>
    <w:rsid w:val="00657FFC"/>
    <w:rsid w:val="00660074"/>
    <w:rsid w:val="0066010F"/>
    <w:rsid w:val="00660543"/>
    <w:rsid w:val="00660753"/>
    <w:rsid w:val="00660D36"/>
    <w:rsid w:val="00660E63"/>
    <w:rsid w:val="00661DF4"/>
    <w:rsid w:val="00662A64"/>
    <w:rsid w:val="00662FB2"/>
    <w:rsid w:val="00664C23"/>
    <w:rsid w:val="00665171"/>
    <w:rsid w:val="00665365"/>
    <w:rsid w:val="006653CD"/>
    <w:rsid w:val="006655B7"/>
    <w:rsid w:val="00665E1F"/>
    <w:rsid w:val="00666375"/>
    <w:rsid w:val="0066682A"/>
    <w:rsid w:val="00666AD7"/>
    <w:rsid w:val="00666C62"/>
    <w:rsid w:val="0066711D"/>
    <w:rsid w:val="00667527"/>
    <w:rsid w:val="006679EB"/>
    <w:rsid w:val="00667F72"/>
    <w:rsid w:val="00667FE9"/>
    <w:rsid w:val="00670146"/>
    <w:rsid w:val="0067113C"/>
    <w:rsid w:val="00671254"/>
    <w:rsid w:val="0067152A"/>
    <w:rsid w:val="00671D85"/>
    <w:rsid w:val="0067245A"/>
    <w:rsid w:val="006729A2"/>
    <w:rsid w:val="00672A94"/>
    <w:rsid w:val="00672D92"/>
    <w:rsid w:val="00672F26"/>
    <w:rsid w:val="00673964"/>
    <w:rsid w:val="00673AD6"/>
    <w:rsid w:val="00673F3A"/>
    <w:rsid w:val="006747A7"/>
    <w:rsid w:val="006754FA"/>
    <w:rsid w:val="00675522"/>
    <w:rsid w:val="006759D2"/>
    <w:rsid w:val="00675ACD"/>
    <w:rsid w:val="006765A5"/>
    <w:rsid w:val="006766B6"/>
    <w:rsid w:val="00676D89"/>
    <w:rsid w:val="0067708A"/>
    <w:rsid w:val="00677732"/>
    <w:rsid w:val="00677865"/>
    <w:rsid w:val="0067790A"/>
    <w:rsid w:val="006807BD"/>
    <w:rsid w:val="00680DE8"/>
    <w:rsid w:val="00680EC9"/>
    <w:rsid w:val="00681190"/>
    <w:rsid w:val="006813FB"/>
    <w:rsid w:val="00681E24"/>
    <w:rsid w:val="0068204D"/>
    <w:rsid w:val="00682BB6"/>
    <w:rsid w:val="00682BD5"/>
    <w:rsid w:val="00682F08"/>
    <w:rsid w:val="0068382C"/>
    <w:rsid w:val="00683FDA"/>
    <w:rsid w:val="00684268"/>
    <w:rsid w:val="006849CB"/>
    <w:rsid w:val="006849DF"/>
    <w:rsid w:val="006854EA"/>
    <w:rsid w:val="00686882"/>
    <w:rsid w:val="0068693E"/>
    <w:rsid w:val="00686D1C"/>
    <w:rsid w:val="00687251"/>
    <w:rsid w:val="00687450"/>
    <w:rsid w:val="006876D8"/>
    <w:rsid w:val="006901BD"/>
    <w:rsid w:val="00690D8E"/>
    <w:rsid w:val="006913FD"/>
    <w:rsid w:val="00691666"/>
    <w:rsid w:val="00692B6A"/>
    <w:rsid w:val="006930C5"/>
    <w:rsid w:val="006948B2"/>
    <w:rsid w:val="006952D0"/>
    <w:rsid w:val="0069533D"/>
    <w:rsid w:val="00695509"/>
    <w:rsid w:val="006955BE"/>
    <w:rsid w:val="00695CC8"/>
    <w:rsid w:val="00696740"/>
    <w:rsid w:val="00696800"/>
    <w:rsid w:val="00696DC5"/>
    <w:rsid w:val="006971CD"/>
    <w:rsid w:val="006A0033"/>
    <w:rsid w:val="006A01D0"/>
    <w:rsid w:val="006A078B"/>
    <w:rsid w:val="006A1B0A"/>
    <w:rsid w:val="006A2509"/>
    <w:rsid w:val="006A2803"/>
    <w:rsid w:val="006A30D8"/>
    <w:rsid w:val="006A33A7"/>
    <w:rsid w:val="006A389B"/>
    <w:rsid w:val="006A48CC"/>
    <w:rsid w:val="006A56A0"/>
    <w:rsid w:val="006A5787"/>
    <w:rsid w:val="006A5999"/>
    <w:rsid w:val="006A5CF2"/>
    <w:rsid w:val="006A5D06"/>
    <w:rsid w:val="006A5E1B"/>
    <w:rsid w:val="006A5EBA"/>
    <w:rsid w:val="006A6D68"/>
    <w:rsid w:val="006A7903"/>
    <w:rsid w:val="006A7AFA"/>
    <w:rsid w:val="006A7F2D"/>
    <w:rsid w:val="006B04A4"/>
    <w:rsid w:val="006B0B7E"/>
    <w:rsid w:val="006B0C98"/>
    <w:rsid w:val="006B157E"/>
    <w:rsid w:val="006B1CFF"/>
    <w:rsid w:val="006B2676"/>
    <w:rsid w:val="006B2C1A"/>
    <w:rsid w:val="006B2CEF"/>
    <w:rsid w:val="006B3DCD"/>
    <w:rsid w:val="006B4939"/>
    <w:rsid w:val="006B4FA1"/>
    <w:rsid w:val="006B53D7"/>
    <w:rsid w:val="006B542C"/>
    <w:rsid w:val="006B6602"/>
    <w:rsid w:val="006B69FB"/>
    <w:rsid w:val="006B6FF4"/>
    <w:rsid w:val="006B75F7"/>
    <w:rsid w:val="006B7822"/>
    <w:rsid w:val="006B7A36"/>
    <w:rsid w:val="006B7D8F"/>
    <w:rsid w:val="006B7F90"/>
    <w:rsid w:val="006C05F6"/>
    <w:rsid w:val="006C0654"/>
    <w:rsid w:val="006C088A"/>
    <w:rsid w:val="006C0A32"/>
    <w:rsid w:val="006C0B19"/>
    <w:rsid w:val="006C0E2B"/>
    <w:rsid w:val="006C1F58"/>
    <w:rsid w:val="006C238E"/>
    <w:rsid w:val="006C2BB3"/>
    <w:rsid w:val="006C379F"/>
    <w:rsid w:val="006C45C9"/>
    <w:rsid w:val="006C45DA"/>
    <w:rsid w:val="006C5190"/>
    <w:rsid w:val="006C5914"/>
    <w:rsid w:val="006C635F"/>
    <w:rsid w:val="006C6557"/>
    <w:rsid w:val="006C665D"/>
    <w:rsid w:val="006C6F9C"/>
    <w:rsid w:val="006C7A32"/>
    <w:rsid w:val="006D0270"/>
    <w:rsid w:val="006D055C"/>
    <w:rsid w:val="006D11B8"/>
    <w:rsid w:val="006D12C1"/>
    <w:rsid w:val="006D17BE"/>
    <w:rsid w:val="006D1C7B"/>
    <w:rsid w:val="006D24FE"/>
    <w:rsid w:val="006D26C2"/>
    <w:rsid w:val="006D2F8E"/>
    <w:rsid w:val="006D308D"/>
    <w:rsid w:val="006D41F7"/>
    <w:rsid w:val="006D433B"/>
    <w:rsid w:val="006D46FA"/>
    <w:rsid w:val="006D47CA"/>
    <w:rsid w:val="006D48A1"/>
    <w:rsid w:val="006D5032"/>
    <w:rsid w:val="006D6AB4"/>
    <w:rsid w:val="006D711C"/>
    <w:rsid w:val="006D733B"/>
    <w:rsid w:val="006D73C7"/>
    <w:rsid w:val="006D7713"/>
    <w:rsid w:val="006D788C"/>
    <w:rsid w:val="006E0B47"/>
    <w:rsid w:val="006E0C5B"/>
    <w:rsid w:val="006E1A00"/>
    <w:rsid w:val="006E1AE4"/>
    <w:rsid w:val="006E1E2A"/>
    <w:rsid w:val="006E1FD4"/>
    <w:rsid w:val="006E243A"/>
    <w:rsid w:val="006E2714"/>
    <w:rsid w:val="006E2718"/>
    <w:rsid w:val="006E2AAF"/>
    <w:rsid w:val="006E2AFD"/>
    <w:rsid w:val="006E3284"/>
    <w:rsid w:val="006E37A4"/>
    <w:rsid w:val="006E3E73"/>
    <w:rsid w:val="006E4BD0"/>
    <w:rsid w:val="006E4BD5"/>
    <w:rsid w:val="006E4C80"/>
    <w:rsid w:val="006E4CB6"/>
    <w:rsid w:val="006E50D3"/>
    <w:rsid w:val="006E5220"/>
    <w:rsid w:val="006E5503"/>
    <w:rsid w:val="006E616E"/>
    <w:rsid w:val="006E642C"/>
    <w:rsid w:val="006E671F"/>
    <w:rsid w:val="006E6FB0"/>
    <w:rsid w:val="006E70C0"/>
    <w:rsid w:val="006E7526"/>
    <w:rsid w:val="006E7536"/>
    <w:rsid w:val="006F11E1"/>
    <w:rsid w:val="006F1F70"/>
    <w:rsid w:val="006F2203"/>
    <w:rsid w:val="006F2323"/>
    <w:rsid w:val="006F2726"/>
    <w:rsid w:val="006F27D5"/>
    <w:rsid w:val="006F2FB9"/>
    <w:rsid w:val="006F3424"/>
    <w:rsid w:val="006F45BD"/>
    <w:rsid w:val="006F4909"/>
    <w:rsid w:val="006F4B9A"/>
    <w:rsid w:val="006F522B"/>
    <w:rsid w:val="006F54FB"/>
    <w:rsid w:val="006F5A9B"/>
    <w:rsid w:val="006F5FC2"/>
    <w:rsid w:val="006F6FFB"/>
    <w:rsid w:val="006F71D3"/>
    <w:rsid w:val="006F7D67"/>
    <w:rsid w:val="006F7F83"/>
    <w:rsid w:val="00700348"/>
    <w:rsid w:val="00700781"/>
    <w:rsid w:val="007007A2"/>
    <w:rsid w:val="00701BE3"/>
    <w:rsid w:val="00701FCB"/>
    <w:rsid w:val="007020D3"/>
    <w:rsid w:val="007026B9"/>
    <w:rsid w:val="00702E19"/>
    <w:rsid w:val="007030CB"/>
    <w:rsid w:val="00704617"/>
    <w:rsid w:val="00704A26"/>
    <w:rsid w:val="00704B4A"/>
    <w:rsid w:val="00704E9F"/>
    <w:rsid w:val="00705551"/>
    <w:rsid w:val="007059D2"/>
    <w:rsid w:val="00705D6A"/>
    <w:rsid w:val="007068A0"/>
    <w:rsid w:val="00706FF4"/>
    <w:rsid w:val="0070700D"/>
    <w:rsid w:val="0070779D"/>
    <w:rsid w:val="00707F51"/>
    <w:rsid w:val="00710103"/>
    <w:rsid w:val="007104B4"/>
    <w:rsid w:val="0071097B"/>
    <w:rsid w:val="00710C40"/>
    <w:rsid w:val="0071106F"/>
    <w:rsid w:val="00711FB0"/>
    <w:rsid w:val="00713006"/>
    <w:rsid w:val="007131BD"/>
    <w:rsid w:val="0071320E"/>
    <w:rsid w:val="00713678"/>
    <w:rsid w:val="00713A2C"/>
    <w:rsid w:val="00713BD4"/>
    <w:rsid w:val="00714673"/>
    <w:rsid w:val="00715739"/>
    <w:rsid w:val="00715961"/>
    <w:rsid w:val="00715FB7"/>
    <w:rsid w:val="00716F7E"/>
    <w:rsid w:val="00717127"/>
    <w:rsid w:val="00717F14"/>
    <w:rsid w:val="007200BC"/>
    <w:rsid w:val="00720319"/>
    <w:rsid w:val="007203E5"/>
    <w:rsid w:val="007206A7"/>
    <w:rsid w:val="00720751"/>
    <w:rsid w:val="00720D80"/>
    <w:rsid w:val="00721994"/>
    <w:rsid w:val="00721A5E"/>
    <w:rsid w:val="00722462"/>
    <w:rsid w:val="007225FD"/>
    <w:rsid w:val="007229B1"/>
    <w:rsid w:val="007233B6"/>
    <w:rsid w:val="007234A8"/>
    <w:rsid w:val="00723BFC"/>
    <w:rsid w:val="00724AE8"/>
    <w:rsid w:val="007254EA"/>
    <w:rsid w:val="00725940"/>
    <w:rsid w:val="007260D7"/>
    <w:rsid w:val="007263FB"/>
    <w:rsid w:val="007265C3"/>
    <w:rsid w:val="00726A65"/>
    <w:rsid w:val="007277DA"/>
    <w:rsid w:val="00727CFE"/>
    <w:rsid w:val="00730786"/>
    <w:rsid w:val="0073147A"/>
    <w:rsid w:val="00731998"/>
    <w:rsid w:val="007319E4"/>
    <w:rsid w:val="00732013"/>
    <w:rsid w:val="00732033"/>
    <w:rsid w:val="0073238B"/>
    <w:rsid w:val="0073293A"/>
    <w:rsid w:val="00732DAF"/>
    <w:rsid w:val="0073323C"/>
    <w:rsid w:val="00733AAF"/>
    <w:rsid w:val="00733CF1"/>
    <w:rsid w:val="00733EAE"/>
    <w:rsid w:val="0073437D"/>
    <w:rsid w:val="00734625"/>
    <w:rsid w:val="00734C9C"/>
    <w:rsid w:val="00734E65"/>
    <w:rsid w:val="007351E5"/>
    <w:rsid w:val="00735F20"/>
    <w:rsid w:val="00737218"/>
    <w:rsid w:val="007372DA"/>
    <w:rsid w:val="007372DC"/>
    <w:rsid w:val="00737499"/>
    <w:rsid w:val="0074014A"/>
    <w:rsid w:val="00740258"/>
    <w:rsid w:val="00740DBA"/>
    <w:rsid w:val="007434A2"/>
    <w:rsid w:val="00743830"/>
    <w:rsid w:val="00743901"/>
    <w:rsid w:val="00743B69"/>
    <w:rsid w:val="00743C59"/>
    <w:rsid w:val="00743C63"/>
    <w:rsid w:val="00743F60"/>
    <w:rsid w:val="0074458E"/>
    <w:rsid w:val="00744EB3"/>
    <w:rsid w:val="00745377"/>
    <w:rsid w:val="007457F3"/>
    <w:rsid w:val="00745C95"/>
    <w:rsid w:val="00746921"/>
    <w:rsid w:val="007477EB"/>
    <w:rsid w:val="00750C1C"/>
    <w:rsid w:val="00751234"/>
    <w:rsid w:val="007513E1"/>
    <w:rsid w:val="0075168B"/>
    <w:rsid w:val="00752E5F"/>
    <w:rsid w:val="007532C3"/>
    <w:rsid w:val="00753C5C"/>
    <w:rsid w:val="00753CA3"/>
    <w:rsid w:val="00753DC1"/>
    <w:rsid w:val="00753FB1"/>
    <w:rsid w:val="0075427A"/>
    <w:rsid w:val="00754847"/>
    <w:rsid w:val="00754F18"/>
    <w:rsid w:val="00755245"/>
    <w:rsid w:val="007558E3"/>
    <w:rsid w:val="0075614A"/>
    <w:rsid w:val="007568E6"/>
    <w:rsid w:val="00756F2D"/>
    <w:rsid w:val="00757366"/>
    <w:rsid w:val="00757A1C"/>
    <w:rsid w:val="00760594"/>
    <w:rsid w:val="00761345"/>
    <w:rsid w:val="0076154A"/>
    <w:rsid w:val="00764313"/>
    <w:rsid w:val="007648FA"/>
    <w:rsid w:val="00764922"/>
    <w:rsid w:val="00764E49"/>
    <w:rsid w:val="00765125"/>
    <w:rsid w:val="0076512F"/>
    <w:rsid w:val="0076524A"/>
    <w:rsid w:val="007653BD"/>
    <w:rsid w:val="007655DC"/>
    <w:rsid w:val="0076674C"/>
    <w:rsid w:val="007669D0"/>
    <w:rsid w:val="007670F3"/>
    <w:rsid w:val="00767B7A"/>
    <w:rsid w:val="00770AE0"/>
    <w:rsid w:val="00770B10"/>
    <w:rsid w:val="00770DF3"/>
    <w:rsid w:val="007713F9"/>
    <w:rsid w:val="00771774"/>
    <w:rsid w:val="00771780"/>
    <w:rsid w:val="0077248A"/>
    <w:rsid w:val="00772A5F"/>
    <w:rsid w:val="00772DFE"/>
    <w:rsid w:val="00772FC2"/>
    <w:rsid w:val="007739F6"/>
    <w:rsid w:val="00773A8B"/>
    <w:rsid w:val="00773B55"/>
    <w:rsid w:val="007748A5"/>
    <w:rsid w:val="00774F23"/>
    <w:rsid w:val="00774F48"/>
    <w:rsid w:val="00775165"/>
    <w:rsid w:val="00775259"/>
    <w:rsid w:val="00776137"/>
    <w:rsid w:val="00776275"/>
    <w:rsid w:val="0077632A"/>
    <w:rsid w:val="00776370"/>
    <w:rsid w:val="00776407"/>
    <w:rsid w:val="00776639"/>
    <w:rsid w:val="007774F3"/>
    <w:rsid w:val="007801B2"/>
    <w:rsid w:val="0078099B"/>
    <w:rsid w:val="00781257"/>
    <w:rsid w:val="0078136B"/>
    <w:rsid w:val="00781AD4"/>
    <w:rsid w:val="00781E75"/>
    <w:rsid w:val="00782734"/>
    <w:rsid w:val="007827A9"/>
    <w:rsid w:val="00782FB5"/>
    <w:rsid w:val="00783004"/>
    <w:rsid w:val="00783C81"/>
    <w:rsid w:val="00783D01"/>
    <w:rsid w:val="00784A97"/>
    <w:rsid w:val="0078525B"/>
    <w:rsid w:val="007858EC"/>
    <w:rsid w:val="00785BBF"/>
    <w:rsid w:val="00786D27"/>
    <w:rsid w:val="007874B9"/>
    <w:rsid w:val="0078764A"/>
    <w:rsid w:val="0078766F"/>
    <w:rsid w:val="007879BB"/>
    <w:rsid w:val="00790227"/>
    <w:rsid w:val="00790258"/>
    <w:rsid w:val="00790677"/>
    <w:rsid w:val="00790951"/>
    <w:rsid w:val="007909B5"/>
    <w:rsid w:val="00790A8E"/>
    <w:rsid w:val="007916DA"/>
    <w:rsid w:val="00791FDC"/>
    <w:rsid w:val="00792156"/>
    <w:rsid w:val="007929DB"/>
    <w:rsid w:val="00793C02"/>
    <w:rsid w:val="00794AAE"/>
    <w:rsid w:val="00794B8C"/>
    <w:rsid w:val="00795926"/>
    <w:rsid w:val="00795AB7"/>
    <w:rsid w:val="00795FB0"/>
    <w:rsid w:val="007961D8"/>
    <w:rsid w:val="007970D4"/>
    <w:rsid w:val="00797520"/>
    <w:rsid w:val="0079768D"/>
    <w:rsid w:val="00797FD9"/>
    <w:rsid w:val="007A0027"/>
    <w:rsid w:val="007A050C"/>
    <w:rsid w:val="007A0932"/>
    <w:rsid w:val="007A0ECE"/>
    <w:rsid w:val="007A0EE9"/>
    <w:rsid w:val="007A11E7"/>
    <w:rsid w:val="007A1C32"/>
    <w:rsid w:val="007A1E09"/>
    <w:rsid w:val="007A236F"/>
    <w:rsid w:val="007A2383"/>
    <w:rsid w:val="007A2882"/>
    <w:rsid w:val="007A28E2"/>
    <w:rsid w:val="007A2F53"/>
    <w:rsid w:val="007A3644"/>
    <w:rsid w:val="007A3F5F"/>
    <w:rsid w:val="007A462A"/>
    <w:rsid w:val="007A488B"/>
    <w:rsid w:val="007A4B29"/>
    <w:rsid w:val="007A53FE"/>
    <w:rsid w:val="007A5AE7"/>
    <w:rsid w:val="007A5BBB"/>
    <w:rsid w:val="007A5BC6"/>
    <w:rsid w:val="007A5D6B"/>
    <w:rsid w:val="007A5F37"/>
    <w:rsid w:val="007A6B08"/>
    <w:rsid w:val="007A6DF3"/>
    <w:rsid w:val="007A70F6"/>
    <w:rsid w:val="007A7AA5"/>
    <w:rsid w:val="007A7B8A"/>
    <w:rsid w:val="007B107B"/>
    <w:rsid w:val="007B13E6"/>
    <w:rsid w:val="007B15B5"/>
    <w:rsid w:val="007B1B4F"/>
    <w:rsid w:val="007B33DC"/>
    <w:rsid w:val="007B37DC"/>
    <w:rsid w:val="007B3847"/>
    <w:rsid w:val="007B44F5"/>
    <w:rsid w:val="007B486C"/>
    <w:rsid w:val="007B4C12"/>
    <w:rsid w:val="007B4E72"/>
    <w:rsid w:val="007B5B0A"/>
    <w:rsid w:val="007B5E18"/>
    <w:rsid w:val="007B61F6"/>
    <w:rsid w:val="007B66AD"/>
    <w:rsid w:val="007B6738"/>
    <w:rsid w:val="007B6ABF"/>
    <w:rsid w:val="007B70AC"/>
    <w:rsid w:val="007B71C9"/>
    <w:rsid w:val="007B73A9"/>
    <w:rsid w:val="007B76A0"/>
    <w:rsid w:val="007B7A8E"/>
    <w:rsid w:val="007B7E39"/>
    <w:rsid w:val="007C007D"/>
    <w:rsid w:val="007C0099"/>
    <w:rsid w:val="007C024B"/>
    <w:rsid w:val="007C0840"/>
    <w:rsid w:val="007C0858"/>
    <w:rsid w:val="007C090A"/>
    <w:rsid w:val="007C0921"/>
    <w:rsid w:val="007C0EED"/>
    <w:rsid w:val="007C13E0"/>
    <w:rsid w:val="007C1E22"/>
    <w:rsid w:val="007C2072"/>
    <w:rsid w:val="007C23FE"/>
    <w:rsid w:val="007C37BA"/>
    <w:rsid w:val="007C3C6E"/>
    <w:rsid w:val="007C3D7B"/>
    <w:rsid w:val="007C416F"/>
    <w:rsid w:val="007C4454"/>
    <w:rsid w:val="007C4AD6"/>
    <w:rsid w:val="007C4CFD"/>
    <w:rsid w:val="007C4E65"/>
    <w:rsid w:val="007C54D1"/>
    <w:rsid w:val="007C59B1"/>
    <w:rsid w:val="007C5B40"/>
    <w:rsid w:val="007C5F3D"/>
    <w:rsid w:val="007C5FA4"/>
    <w:rsid w:val="007C6014"/>
    <w:rsid w:val="007C66CF"/>
    <w:rsid w:val="007C7ECD"/>
    <w:rsid w:val="007D07A7"/>
    <w:rsid w:val="007D0D28"/>
    <w:rsid w:val="007D122E"/>
    <w:rsid w:val="007D15EA"/>
    <w:rsid w:val="007D1E37"/>
    <w:rsid w:val="007D24F7"/>
    <w:rsid w:val="007D2DC5"/>
    <w:rsid w:val="007D3596"/>
    <w:rsid w:val="007D3B0C"/>
    <w:rsid w:val="007D4AE8"/>
    <w:rsid w:val="007D4D21"/>
    <w:rsid w:val="007D5850"/>
    <w:rsid w:val="007D5A58"/>
    <w:rsid w:val="007D5C32"/>
    <w:rsid w:val="007D5FEB"/>
    <w:rsid w:val="007D6159"/>
    <w:rsid w:val="007D6275"/>
    <w:rsid w:val="007D63F2"/>
    <w:rsid w:val="007D671C"/>
    <w:rsid w:val="007D6A29"/>
    <w:rsid w:val="007D6A9F"/>
    <w:rsid w:val="007D6BFC"/>
    <w:rsid w:val="007D6C08"/>
    <w:rsid w:val="007D6E7E"/>
    <w:rsid w:val="007D75E5"/>
    <w:rsid w:val="007D79C5"/>
    <w:rsid w:val="007D7ABD"/>
    <w:rsid w:val="007D7F8D"/>
    <w:rsid w:val="007E06EF"/>
    <w:rsid w:val="007E11CE"/>
    <w:rsid w:val="007E21C1"/>
    <w:rsid w:val="007E2276"/>
    <w:rsid w:val="007E2620"/>
    <w:rsid w:val="007E35EA"/>
    <w:rsid w:val="007E36B0"/>
    <w:rsid w:val="007E3AB0"/>
    <w:rsid w:val="007E3D63"/>
    <w:rsid w:val="007E41A9"/>
    <w:rsid w:val="007E4391"/>
    <w:rsid w:val="007E5033"/>
    <w:rsid w:val="007E5B6B"/>
    <w:rsid w:val="007E5CB8"/>
    <w:rsid w:val="007E5CCF"/>
    <w:rsid w:val="007E6565"/>
    <w:rsid w:val="007E68D6"/>
    <w:rsid w:val="007E6A61"/>
    <w:rsid w:val="007E78C7"/>
    <w:rsid w:val="007F0303"/>
    <w:rsid w:val="007F033E"/>
    <w:rsid w:val="007F0B61"/>
    <w:rsid w:val="007F0D86"/>
    <w:rsid w:val="007F13C0"/>
    <w:rsid w:val="007F1FF0"/>
    <w:rsid w:val="007F28B0"/>
    <w:rsid w:val="007F28D1"/>
    <w:rsid w:val="007F28FA"/>
    <w:rsid w:val="007F29C3"/>
    <w:rsid w:val="007F2C9B"/>
    <w:rsid w:val="007F2CBB"/>
    <w:rsid w:val="007F3014"/>
    <w:rsid w:val="007F31FD"/>
    <w:rsid w:val="007F3541"/>
    <w:rsid w:val="007F35AE"/>
    <w:rsid w:val="007F35B2"/>
    <w:rsid w:val="007F36F8"/>
    <w:rsid w:val="007F3857"/>
    <w:rsid w:val="007F38B1"/>
    <w:rsid w:val="007F3BCC"/>
    <w:rsid w:val="007F3DD2"/>
    <w:rsid w:val="007F42AF"/>
    <w:rsid w:val="007F43F2"/>
    <w:rsid w:val="007F4547"/>
    <w:rsid w:val="007F49AF"/>
    <w:rsid w:val="007F55E1"/>
    <w:rsid w:val="007F59B9"/>
    <w:rsid w:val="007F6101"/>
    <w:rsid w:val="007F63A5"/>
    <w:rsid w:val="007F6909"/>
    <w:rsid w:val="007F6B91"/>
    <w:rsid w:val="007F6CFE"/>
    <w:rsid w:val="007F746A"/>
    <w:rsid w:val="007F75CF"/>
    <w:rsid w:val="007F7F3E"/>
    <w:rsid w:val="008003E4"/>
    <w:rsid w:val="00800855"/>
    <w:rsid w:val="00800DD5"/>
    <w:rsid w:val="008013F7"/>
    <w:rsid w:val="00801AFD"/>
    <w:rsid w:val="00801F63"/>
    <w:rsid w:val="008023EB"/>
    <w:rsid w:val="00802A9C"/>
    <w:rsid w:val="00802D3E"/>
    <w:rsid w:val="0080312F"/>
    <w:rsid w:val="0080360C"/>
    <w:rsid w:val="00803807"/>
    <w:rsid w:val="00803BD5"/>
    <w:rsid w:val="00803EEA"/>
    <w:rsid w:val="008049E1"/>
    <w:rsid w:val="0080500E"/>
    <w:rsid w:val="00805309"/>
    <w:rsid w:val="008061A5"/>
    <w:rsid w:val="008061B7"/>
    <w:rsid w:val="008068B2"/>
    <w:rsid w:val="00806DE4"/>
    <w:rsid w:val="00807BB8"/>
    <w:rsid w:val="00810C5E"/>
    <w:rsid w:val="00810E5B"/>
    <w:rsid w:val="008115D6"/>
    <w:rsid w:val="00811A72"/>
    <w:rsid w:val="00811E98"/>
    <w:rsid w:val="00812CC1"/>
    <w:rsid w:val="00813026"/>
    <w:rsid w:val="008134A2"/>
    <w:rsid w:val="008135B4"/>
    <w:rsid w:val="008137F1"/>
    <w:rsid w:val="00813978"/>
    <w:rsid w:val="0081419D"/>
    <w:rsid w:val="00815FF9"/>
    <w:rsid w:val="0081642B"/>
    <w:rsid w:val="00816926"/>
    <w:rsid w:val="0081783D"/>
    <w:rsid w:val="00817A75"/>
    <w:rsid w:val="00817E0E"/>
    <w:rsid w:val="00817E4E"/>
    <w:rsid w:val="00820056"/>
    <w:rsid w:val="008200D6"/>
    <w:rsid w:val="00820630"/>
    <w:rsid w:val="00820B52"/>
    <w:rsid w:val="00820D20"/>
    <w:rsid w:val="00822D11"/>
    <w:rsid w:val="0082306C"/>
    <w:rsid w:val="00823110"/>
    <w:rsid w:val="008234D5"/>
    <w:rsid w:val="00823744"/>
    <w:rsid w:val="00823917"/>
    <w:rsid w:val="0082431D"/>
    <w:rsid w:val="0082478E"/>
    <w:rsid w:val="00824B27"/>
    <w:rsid w:val="00824CC6"/>
    <w:rsid w:val="008255AB"/>
    <w:rsid w:val="008257B6"/>
    <w:rsid w:val="00825E66"/>
    <w:rsid w:val="00825E67"/>
    <w:rsid w:val="00826A52"/>
    <w:rsid w:val="00826CED"/>
    <w:rsid w:val="00827708"/>
    <w:rsid w:val="00827981"/>
    <w:rsid w:val="00827C6D"/>
    <w:rsid w:val="0083099A"/>
    <w:rsid w:val="00830E8F"/>
    <w:rsid w:val="00831463"/>
    <w:rsid w:val="008315D9"/>
    <w:rsid w:val="00831F71"/>
    <w:rsid w:val="008322A9"/>
    <w:rsid w:val="008322F6"/>
    <w:rsid w:val="008325AC"/>
    <w:rsid w:val="008333DB"/>
    <w:rsid w:val="00833C2B"/>
    <w:rsid w:val="00834035"/>
    <w:rsid w:val="00834451"/>
    <w:rsid w:val="00834572"/>
    <w:rsid w:val="00834858"/>
    <w:rsid w:val="008350BF"/>
    <w:rsid w:val="00835777"/>
    <w:rsid w:val="00836263"/>
    <w:rsid w:val="0083632E"/>
    <w:rsid w:val="00836BC0"/>
    <w:rsid w:val="00836F67"/>
    <w:rsid w:val="0083701D"/>
    <w:rsid w:val="00837E4D"/>
    <w:rsid w:val="008400AC"/>
    <w:rsid w:val="008402ED"/>
    <w:rsid w:val="0084064E"/>
    <w:rsid w:val="00840B34"/>
    <w:rsid w:val="00841187"/>
    <w:rsid w:val="008414CC"/>
    <w:rsid w:val="00841694"/>
    <w:rsid w:val="0084189E"/>
    <w:rsid w:val="00842494"/>
    <w:rsid w:val="008428E1"/>
    <w:rsid w:val="00842A41"/>
    <w:rsid w:val="00842A6A"/>
    <w:rsid w:val="00842CEB"/>
    <w:rsid w:val="00842D28"/>
    <w:rsid w:val="00843343"/>
    <w:rsid w:val="00843572"/>
    <w:rsid w:val="00843675"/>
    <w:rsid w:val="0084396E"/>
    <w:rsid w:val="00843C8B"/>
    <w:rsid w:val="00844525"/>
    <w:rsid w:val="008445AA"/>
    <w:rsid w:val="0084485A"/>
    <w:rsid w:val="00844A48"/>
    <w:rsid w:val="00844CA7"/>
    <w:rsid w:val="0084633A"/>
    <w:rsid w:val="008465C2"/>
    <w:rsid w:val="008466AE"/>
    <w:rsid w:val="00846C86"/>
    <w:rsid w:val="00846D11"/>
    <w:rsid w:val="008470C5"/>
    <w:rsid w:val="008471D9"/>
    <w:rsid w:val="00850197"/>
    <w:rsid w:val="0085039A"/>
    <w:rsid w:val="00850510"/>
    <w:rsid w:val="008506DC"/>
    <w:rsid w:val="008507B8"/>
    <w:rsid w:val="00850B36"/>
    <w:rsid w:val="0085142A"/>
    <w:rsid w:val="008533BF"/>
    <w:rsid w:val="0085410A"/>
    <w:rsid w:val="008549C8"/>
    <w:rsid w:val="00854A7B"/>
    <w:rsid w:val="00854CDE"/>
    <w:rsid w:val="008555BE"/>
    <w:rsid w:val="008563AD"/>
    <w:rsid w:val="00856581"/>
    <w:rsid w:val="00856D41"/>
    <w:rsid w:val="00857B26"/>
    <w:rsid w:val="008606FD"/>
    <w:rsid w:val="00860771"/>
    <w:rsid w:val="0086079E"/>
    <w:rsid w:val="00860D41"/>
    <w:rsid w:val="00860E9C"/>
    <w:rsid w:val="00861404"/>
    <w:rsid w:val="0086168E"/>
    <w:rsid w:val="00861CAC"/>
    <w:rsid w:val="00861D23"/>
    <w:rsid w:val="00861F2A"/>
    <w:rsid w:val="008627F5"/>
    <w:rsid w:val="008634A5"/>
    <w:rsid w:val="00863F29"/>
    <w:rsid w:val="0086428F"/>
    <w:rsid w:val="008644B7"/>
    <w:rsid w:val="00864DC8"/>
    <w:rsid w:val="00865150"/>
    <w:rsid w:val="00865298"/>
    <w:rsid w:val="008654B0"/>
    <w:rsid w:val="0086570E"/>
    <w:rsid w:val="0086598A"/>
    <w:rsid w:val="00865D3E"/>
    <w:rsid w:val="00865F6B"/>
    <w:rsid w:val="00865F74"/>
    <w:rsid w:val="00866918"/>
    <w:rsid w:val="00867197"/>
    <w:rsid w:val="008671B8"/>
    <w:rsid w:val="00867730"/>
    <w:rsid w:val="00867D75"/>
    <w:rsid w:val="0087173E"/>
    <w:rsid w:val="0087177E"/>
    <w:rsid w:val="0087188F"/>
    <w:rsid w:val="008718D8"/>
    <w:rsid w:val="008724FB"/>
    <w:rsid w:val="0087255B"/>
    <w:rsid w:val="0087257F"/>
    <w:rsid w:val="008734D8"/>
    <w:rsid w:val="00873A65"/>
    <w:rsid w:val="00873DB3"/>
    <w:rsid w:val="008740CD"/>
    <w:rsid w:val="0087531D"/>
    <w:rsid w:val="008756D4"/>
    <w:rsid w:val="008764CA"/>
    <w:rsid w:val="008766DF"/>
    <w:rsid w:val="00877457"/>
    <w:rsid w:val="00877697"/>
    <w:rsid w:val="008779E6"/>
    <w:rsid w:val="00877DCA"/>
    <w:rsid w:val="0088070E"/>
    <w:rsid w:val="00880ACC"/>
    <w:rsid w:val="00880E16"/>
    <w:rsid w:val="00880EA5"/>
    <w:rsid w:val="00881968"/>
    <w:rsid w:val="00881C81"/>
    <w:rsid w:val="00881E06"/>
    <w:rsid w:val="00882927"/>
    <w:rsid w:val="00883888"/>
    <w:rsid w:val="00883912"/>
    <w:rsid w:val="00883AB8"/>
    <w:rsid w:val="00884462"/>
    <w:rsid w:val="00885965"/>
    <w:rsid w:val="008859DE"/>
    <w:rsid w:val="008864CB"/>
    <w:rsid w:val="00886CFD"/>
    <w:rsid w:val="00887138"/>
    <w:rsid w:val="00887228"/>
    <w:rsid w:val="008876DA"/>
    <w:rsid w:val="008878A9"/>
    <w:rsid w:val="00890441"/>
    <w:rsid w:val="00890697"/>
    <w:rsid w:val="008909A5"/>
    <w:rsid w:val="0089122F"/>
    <w:rsid w:val="00891341"/>
    <w:rsid w:val="00891F40"/>
    <w:rsid w:val="008920B4"/>
    <w:rsid w:val="008922B9"/>
    <w:rsid w:val="00892338"/>
    <w:rsid w:val="008925E4"/>
    <w:rsid w:val="00892682"/>
    <w:rsid w:val="008927A7"/>
    <w:rsid w:val="00892DD8"/>
    <w:rsid w:val="0089476A"/>
    <w:rsid w:val="00894A8D"/>
    <w:rsid w:val="00894E4F"/>
    <w:rsid w:val="00895DF2"/>
    <w:rsid w:val="00895E03"/>
    <w:rsid w:val="00896926"/>
    <w:rsid w:val="00896987"/>
    <w:rsid w:val="008974F8"/>
    <w:rsid w:val="00897BED"/>
    <w:rsid w:val="00897D2B"/>
    <w:rsid w:val="008A01A4"/>
    <w:rsid w:val="008A06C6"/>
    <w:rsid w:val="008A1002"/>
    <w:rsid w:val="008A1829"/>
    <w:rsid w:val="008A184B"/>
    <w:rsid w:val="008A1BF5"/>
    <w:rsid w:val="008A1F80"/>
    <w:rsid w:val="008A2121"/>
    <w:rsid w:val="008A26F8"/>
    <w:rsid w:val="008A2F2F"/>
    <w:rsid w:val="008A31A7"/>
    <w:rsid w:val="008A32DD"/>
    <w:rsid w:val="008A3459"/>
    <w:rsid w:val="008A3697"/>
    <w:rsid w:val="008A3B43"/>
    <w:rsid w:val="008A428C"/>
    <w:rsid w:val="008A45DF"/>
    <w:rsid w:val="008A4719"/>
    <w:rsid w:val="008A48E1"/>
    <w:rsid w:val="008A4ABB"/>
    <w:rsid w:val="008A4BC8"/>
    <w:rsid w:val="008A4F1D"/>
    <w:rsid w:val="008A5ACC"/>
    <w:rsid w:val="008A5BAF"/>
    <w:rsid w:val="008A5FA4"/>
    <w:rsid w:val="008A64E1"/>
    <w:rsid w:val="008A6D20"/>
    <w:rsid w:val="008A6F0B"/>
    <w:rsid w:val="008A700A"/>
    <w:rsid w:val="008A703B"/>
    <w:rsid w:val="008A740F"/>
    <w:rsid w:val="008A75D5"/>
    <w:rsid w:val="008A79FC"/>
    <w:rsid w:val="008A7A91"/>
    <w:rsid w:val="008B0A23"/>
    <w:rsid w:val="008B205D"/>
    <w:rsid w:val="008B27D2"/>
    <w:rsid w:val="008B29F7"/>
    <w:rsid w:val="008B2B5A"/>
    <w:rsid w:val="008B2E81"/>
    <w:rsid w:val="008B3585"/>
    <w:rsid w:val="008B39CA"/>
    <w:rsid w:val="008B3A1E"/>
    <w:rsid w:val="008B3D18"/>
    <w:rsid w:val="008B41E5"/>
    <w:rsid w:val="008B4308"/>
    <w:rsid w:val="008B436D"/>
    <w:rsid w:val="008B4765"/>
    <w:rsid w:val="008B4915"/>
    <w:rsid w:val="008B5D65"/>
    <w:rsid w:val="008B5DB2"/>
    <w:rsid w:val="008B6B61"/>
    <w:rsid w:val="008B71BE"/>
    <w:rsid w:val="008B72FB"/>
    <w:rsid w:val="008B7318"/>
    <w:rsid w:val="008B7687"/>
    <w:rsid w:val="008B7EC2"/>
    <w:rsid w:val="008C0460"/>
    <w:rsid w:val="008C073D"/>
    <w:rsid w:val="008C12CD"/>
    <w:rsid w:val="008C1F4F"/>
    <w:rsid w:val="008C2680"/>
    <w:rsid w:val="008C2A67"/>
    <w:rsid w:val="008C2C66"/>
    <w:rsid w:val="008C31E5"/>
    <w:rsid w:val="008C357B"/>
    <w:rsid w:val="008C42DA"/>
    <w:rsid w:val="008C4DC1"/>
    <w:rsid w:val="008C527E"/>
    <w:rsid w:val="008C54EC"/>
    <w:rsid w:val="008C58B3"/>
    <w:rsid w:val="008C5F0F"/>
    <w:rsid w:val="008C6130"/>
    <w:rsid w:val="008C6434"/>
    <w:rsid w:val="008C64B9"/>
    <w:rsid w:val="008C667A"/>
    <w:rsid w:val="008C6884"/>
    <w:rsid w:val="008C6E55"/>
    <w:rsid w:val="008C6EC0"/>
    <w:rsid w:val="008C7303"/>
    <w:rsid w:val="008C789B"/>
    <w:rsid w:val="008C7D2F"/>
    <w:rsid w:val="008C7E05"/>
    <w:rsid w:val="008D01F2"/>
    <w:rsid w:val="008D0B6C"/>
    <w:rsid w:val="008D0D9A"/>
    <w:rsid w:val="008D1552"/>
    <w:rsid w:val="008D185F"/>
    <w:rsid w:val="008D248F"/>
    <w:rsid w:val="008D2496"/>
    <w:rsid w:val="008D2700"/>
    <w:rsid w:val="008D2AFC"/>
    <w:rsid w:val="008D3B1D"/>
    <w:rsid w:val="008D41B2"/>
    <w:rsid w:val="008D4624"/>
    <w:rsid w:val="008D5419"/>
    <w:rsid w:val="008D561E"/>
    <w:rsid w:val="008D66C9"/>
    <w:rsid w:val="008D7120"/>
    <w:rsid w:val="008D74E3"/>
    <w:rsid w:val="008D74ED"/>
    <w:rsid w:val="008D78BE"/>
    <w:rsid w:val="008D8E9F"/>
    <w:rsid w:val="008E03BE"/>
    <w:rsid w:val="008E050B"/>
    <w:rsid w:val="008E0558"/>
    <w:rsid w:val="008E0873"/>
    <w:rsid w:val="008E0BA8"/>
    <w:rsid w:val="008E1557"/>
    <w:rsid w:val="008E1713"/>
    <w:rsid w:val="008E1A82"/>
    <w:rsid w:val="008E2A35"/>
    <w:rsid w:val="008E2FE9"/>
    <w:rsid w:val="008E36CF"/>
    <w:rsid w:val="008E3FE8"/>
    <w:rsid w:val="008E440B"/>
    <w:rsid w:val="008E49F9"/>
    <w:rsid w:val="008E4AE9"/>
    <w:rsid w:val="008E54C3"/>
    <w:rsid w:val="008E59AD"/>
    <w:rsid w:val="008E5E5E"/>
    <w:rsid w:val="008E665E"/>
    <w:rsid w:val="008E770E"/>
    <w:rsid w:val="008E7BDB"/>
    <w:rsid w:val="008F00C1"/>
    <w:rsid w:val="008F00C6"/>
    <w:rsid w:val="008F00E3"/>
    <w:rsid w:val="008F079D"/>
    <w:rsid w:val="008F0B51"/>
    <w:rsid w:val="008F156A"/>
    <w:rsid w:val="008F230D"/>
    <w:rsid w:val="008F33E8"/>
    <w:rsid w:val="008F36D9"/>
    <w:rsid w:val="008F4387"/>
    <w:rsid w:val="008F4455"/>
    <w:rsid w:val="008F4644"/>
    <w:rsid w:val="008F48AD"/>
    <w:rsid w:val="008F4BAA"/>
    <w:rsid w:val="008F4CCE"/>
    <w:rsid w:val="008F4F01"/>
    <w:rsid w:val="008F5218"/>
    <w:rsid w:val="008F5E6A"/>
    <w:rsid w:val="008F6598"/>
    <w:rsid w:val="0090016C"/>
    <w:rsid w:val="0090052F"/>
    <w:rsid w:val="00900E9D"/>
    <w:rsid w:val="00900F63"/>
    <w:rsid w:val="00901AD6"/>
    <w:rsid w:val="00902001"/>
    <w:rsid w:val="0090255D"/>
    <w:rsid w:val="0090272F"/>
    <w:rsid w:val="009039C4"/>
    <w:rsid w:val="00903EB1"/>
    <w:rsid w:val="00904C16"/>
    <w:rsid w:val="0090530F"/>
    <w:rsid w:val="00905448"/>
    <w:rsid w:val="009059BD"/>
    <w:rsid w:val="0090645B"/>
    <w:rsid w:val="00906B1F"/>
    <w:rsid w:val="00906CB1"/>
    <w:rsid w:val="00906E00"/>
    <w:rsid w:val="00906EAD"/>
    <w:rsid w:val="009072D7"/>
    <w:rsid w:val="00907C72"/>
    <w:rsid w:val="009108EB"/>
    <w:rsid w:val="00911EFE"/>
    <w:rsid w:val="009124DA"/>
    <w:rsid w:val="00912D17"/>
    <w:rsid w:val="009130FA"/>
    <w:rsid w:val="0091361C"/>
    <w:rsid w:val="00913B0A"/>
    <w:rsid w:val="009144DA"/>
    <w:rsid w:val="00914811"/>
    <w:rsid w:val="00914B7F"/>
    <w:rsid w:val="009165CE"/>
    <w:rsid w:val="00920348"/>
    <w:rsid w:val="0092034B"/>
    <w:rsid w:val="00920960"/>
    <w:rsid w:val="0092099C"/>
    <w:rsid w:val="00920E51"/>
    <w:rsid w:val="00920F9D"/>
    <w:rsid w:val="00921FA1"/>
    <w:rsid w:val="00921FA2"/>
    <w:rsid w:val="00922938"/>
    <w:rsid w:val="00922DC7"/>
    <w:rsid w:val="00922F51"/>
    <w:rsid w:val="009231E7"/>
    <w:rsid w:val="0092369B"/>
    <w:rsid w:val="009242EA"/>
    <w:rsid w:val="00924555"/>
    <w:rsid w:val="00924996"/>
    <w:rsid w:val="00925183"/>
    <w:rsid w:val="00925937"/>
    <w:rsid w:val="00927064"/>
    <w:rsid w:val="00927ACB"/>
    <w:rsid w:val="00927EF4"/>
    <w:rsid w:val="009301D1"/>
    <w:rsid w:val="00930C11"/>
    <w:rsid w:val="0093133B"/>
    <w:rsid w:val="00931393"/>
    <w:rsid w:val="00933073"/>
    <w:rsid w:val="009331DD"/>
    <w:rsid w:val="00933480"/>
    <w:rsid w:val="009338CD"/>
    <w:rsid w:val="0093398A"/>
    <w:rsid w:val="00934398"/>
    <w:rsid w:val="0093458D"/>
    <w:rsid w:val="009359EF"/>
    <w:rsid w:val="00935B55"/>
    <w:rsid w:val="00935CAA"/>
    <w:rsid w:val="00935DD0"/>
    <w:rsid w:val="00937226"/>
    <w:rsid w:val="00937289"/>
    <w:rsid w:val="00937478"/>
    <w:rsid w:val="00937BD6"/>
    <w:rsid w:val="00937CF3"/>
    <w:rsid w:val="00937F3B"/>
    <w:rsid w:val="009402B2"/>
    <w:rsid w:val="00940407"/>
    <w:rsid w:val="0094088F"/>
    <w:rsid w:val="00940D92"/>
    <w:rsid w:val="009410BA"/>
    <w:rsid w:val="009422D2"/>
    <w:rsid w:val="009428C4"/>
    <w:rsid w:val="0094307D"/>
    <w:rsid w:val="0094354B"/>
    <w:rsid w:val="00944123"/>
    <w:rsid w:val="0094473C"/>
    <w:rsid w:val="0094530A"/>
    <w:rsid w:val="0094535B"/>
    <w:rsid w:val="009454CA"/>
    <w:rsid w:val="00945D76"/>
    <w:rsid w:val="00945F78"/>
    <w:rsid w:val="00946357"/>
    <w:rsid w:val="00946A84"/>
    <w:rsid w:val="00946E1C"/>
    <w:rsid w:val="0094712B"/>
    <w:rsid w:val="0094770A"/>
    <w:rsid w:val="00947CED"/>
    <w:rsid w:val="00947D87"/>
    <w:rsid w:val="00947F16"/>
    <w:rsid w:val="00950376"/>
    <w:rsid w:val="009508D5"/>
    <w:rsid w:val="009519BE"/>
    <w:rsid w:val="00952559"/>
    <w:rsid w:val="00952753"/>
    <w:rsid w:val="00953201"/>
    <w:rsid w:val="009534B7"/>
    <w:rsid w:val="00954944"/>
    <w:rsid w:val="00954D95"/>
    <w:rsid w:val="009556CF"/>
    <w:rsid w:val="00955A16"/>
    <w:rsid w:val="00956CF4"/>
    <w:rsid w:val="00957103"/>
    <w:rsid w:val="00957389"/>
    <w:rsid w:val="00957E83"/>
    <w:rsid w:val="0096050C"/>
    <w:rsid w:val="009607F1"/>
    <w:rsid w:val="00961044"/>
    <w:rsid w:val="00961402"/>
    <w:rsid w:val="009616F6"/>
    <w:rsid w:val="009617A2"/>
    <w:rsid w:val="00961EE3"/>
    <w:rsid w:val="00962633"/>
    <w:rsid w:val="00962CBC"/>
    <w:rsid w:val="0096371D"/>
    <w:rsid w:val="00963B35"/>
    <w:rsid w:val="00964136"/>
    <w:rsid w:val="0096437A"/>
    <w:rsid w:val="00964418"/>
    <w:rsid w:val="0096487F"/>
    <w:rsid w:val="0096489C"/>
    <w:rsid w:val="009656BC"/>
    <w:rsid w:val="009657E4"/>
    <w:rsid w:val="0096661F"/>
    <w:rsid w:val="00966D01"/>
    <w:rsid w:val="00966FE3"/>
    <w:rsid w:val="0096712E"/>
    <w:rsid w:val="0096B6F0"/>
    <w:rsid w:val="00970441"/>
    <w:rsid w:val="009709A8"/>
    <w:rsid w:val="00970FAB"/>
    <w:rsid w:val="0097102E"/>
    <w:rsid w:val="00971333"/>
    <w:rsid w:val="00971D31"/>
    <w:rsid w:val="00971F60"/>
    <w:rsid w:val="009727CB"/>
    <w:rsid w:val="00973713"/>
    <w:rsid w:val="009737FC"/>
    <w:rsid w:val="009739AF"/>
    <w:rsid w:val="009743F9"/>
    <w:rsid w:val="00974418"/>
    <w:rsid w:val="00974CF1"/>
    <w:rsid w:val="00974D46"/>
    <w:rsid w:val="00974E16"/>
    <w:rsid w:val="00975264"/>
    <w:rsid w:val="0097530E"/>
    <w:rsid w:val="009757EE"/>
    <w:rsid w:val="00975870"/>
    <w:rsid w:val="0097611C"/>
    <w:rsid w:val="00976C04"/>
    <w:rsid w:val="0097753F"/>
    <w:rsid w:val="00977F99"/>
    <w:rsid w:val="00980152"/>
    <w:rsid w:val="009801D5"/>
    <w:rsid w:val="00980457"/>
    <w:rsid w:val="009807A8"/>
    <w:rsid w:val="0098138D"/>
    <w:rsid w:val="0098188D"/>
    <w:rsid w:val="00982CC0"/>
    <w:rsid w:val="009831C0"/>
    <w:rsid w:val="00983B6B"/>
    <w:rsid w:val="00984F99"/>
    <w:rsid w:val="00985205"/>
    <w:rsid w:val="009856CA"/>
    <w:rsid w:val="00985D9A"/>
    <w:rsid w:val="00985EC2"/>
    <w:rsid w:val="0098650F"/>
    <w:rsid w:val="00986EC5"/>
    <w:rsid w:val="00986F6E"/>
    <w:rsid w:val="00987174"/>
    <w:rsid w:val="0098761B"/>
    <w:rsid w:val="0098776B"/>
    <w:rsid w:val="00987FBE"/>
    <w:rsid w:val="00990118"/>
    <w:rsid w:val="00990122"/>
    <w:rsid w:val="0099020C"/>
    <w:rsid w:val="00990AE2"/>
    <w:rsid w:val="0099125A"/>
    <w:rsid w:val="0099129B"/>
    <w:rsid w:val="0099136D"/>
    <w:rsid w:val="00991481"/>
    <w:rsid w:val="00992187"/>
    <w:rsid w:val="0099239B"/>
    <w:rsid w:val="009923EA"/>
    <w:rsid w:val="009928F0"/>
    <w:rsid w:val="00992F57"/>
    <w:rsid w:val="009934A8"/>
    <w:rsid w:val="0099365B"/>
    <w:rsid w:val="00994141"/>
    <w:rsid w:val="00994850"/>
    <w:rsid w:val="00995248"/>
    <w:rsid w:val="009954E8"/>
    <w:rsid w:val="00995605"/>
    <w:rsid w:val="00995817"/>
    <w:rsid w:val="00996855"/>
    <w:rsid w:val="00996902"/>
    <w:rsid w:val="0099719B"/>
    <w:rsid w:val="009976F2"/>
    <w:rsid w:val="00997760"/>
    <w:rsid w:val="00997BED"/>
    <w:rsid w:val="009A0359"/>
    <w:rsid w:val="009A0C1F"/>
    <w:rsid w:val="009A0FFD"/>
    <w:rsid w:val="009A1148"/>
    <w:rsid w:val="009A146F"/>
    <w:rsid w:val="009A1544"/>
    <w:rsid w:val="009A175D"/>
    <w:rsid w:val="009A194B"/>
    <w:rsid w:val="009A19CF"/>
    <w:rsid w:val="009A1AF1"/>
    <w:rsid w:val="009A1F70"/>
    <w:rsid w:val="009A1FDB"/>
    <w:rsid w:val="009A2337"/>
    <w:rsid w:val="009A27DA"/>
    <w:rsid w:val="009A31C8"/>
    <w:rsid w:val="009A33A5"/>
    <w:rsid w:val="009A341C"/>
    <w:rsid w:val="009A3712"/>
    <w:rsid w:val="009A4541"/>
    <w:rsid w:val="009A4EAD"/>
    <w:rsid w:val="009A503E"/>
    <w:rsid w:val="009A60FC"/>
    <w:rsid w:val="009A6CBE"/>
    <w:rsid w:val="009A6F02"/>
    <w:rsid w:val="009A7089"/>
    <w:rsid w:val="009A7113"/>
    <w:rsid w:val="009A71F9"/>
    <w:rsid w:val="009A73E6"/>
    <w:rsid w:val="009A7662"/>
    <w:rsid w:val="009A7E7C"/>
    <w:rsid w:val="009B0667"/>
    <w:rsid w:val="009B081E"/>
    <w:rsid w:val="009B0AE6"/>
    <w:rsid w:val="009B0EB0"/>
    <w:rsid w:val="009B0ED3"/>
    <w:rsid w:val="009B0EFF"/>
    <w:rsid w:val="009B147B"/>
    <w:rsid w:val="009B190F"/>
    <w:rsid w:val="009B1A99"/>
    <w:rsid w:val="009B2C66"/>
    <w:rsid w:val="009B3102"/>
    <w:rsid w:val="009B3341"/>
    <w:rsid w:val="009B3B21"/>
    <w:rsid w:val="009B3F81"/>
    <w:rsid w:val="009B44C5"/>
    <w:rsid w:val="009B5091"/>
    <w:rsid w:val="009B55B0"/>
    <w:rsid w:val="009B70D6"/>
    <w:rsid w:val="009B759F"/>
    <w:rsid w:val="009B79B3"/>
    <w:rsid w:val="009B7D17"/>
    <w:rsid w:val="009C08FF"/>
    <w:rsid w:val="009C094D"/>
    <w:rsid w:val="009C0D34"/>
    <w:rsid w:val="009C137F"/>
    <w:rsid w:val="009C2045"/>
    <w:rsid w:val="009C283E"/>
    <w:rsid w:val="009C2888"/>
    <w:rsid w:val="009C28A8"/>
    <w:rsid w:val="009C2913"/>
    <w:rsid w:val="009C31F4"/>
    <w:rsid w:val="009C3FEB"/>
    <w:rsid w:val="009C5F71"/>
    <w:rsid w:val="009C664A"/>
    <w:rsid w:val="009C68D3"/>
    <w:rsid w:val="009C6935"/>
    <w:rsid w:val="009C6C20"/>
    <w:rsid w:val="009C6CB0"/>
    <w:rsid w:val="009C6F42"/>
    <w:rsid w:val="009C7202"/>
    <w:rsid w:val="009C784C"/>
    <w:rsid w:val="009C7A48"/>
    <w:rsid w:val="009C7AC9"/>
    <w:rsid w:val="009D0164"/>
    <w:rsid w:val="009D0248"/>
    <w:rsid w:val="009D08C8"/>
    <w:rsid w:val="009D1288"/>
    <w:rsid w:val="009D13BD"/>
    <w:rsid w:val="009D1550"/>
    <w:rsid w:val="009D17BA"/>
    <w:rsid w:val="009D1A03"/>
    <w:rsid w:val="009D1BBD"/>
    <w:rsid w:val="009D1CB9"/>
    <w:rsid w:val="009D27E7"/>
    <w:rsid w:val="009D36A6"/>
    <w:rsid w:val="009D381F"/>
    <w:rsid w:val="009D3C90"/>
    <w:rsid w:val="009D3DB3"/>
    <w:rsid w:val="009D3E5D"/>
    <w:rsid w:val="009D40EF"/>
    <w:rsid w:val="009D4792"/>
    <w:rsid w:val="009D5272"/>
    <w:rsid w:val="009D537E"/>
    <w:rsid w:val="009D58C1"/>
    <w:rsid w:val="009D5E6D"/>
    <w:rsid w:val="009D6573"/>
    <w:rsid w:val="009D6C59"/>
    <w:rsid w:val="009D7E80"/>
    <w:rsid w:val="009E0257"/>
    <w:rsid w:val="009E0E64"/>
    <w:rsid w:val="009E1097"/>
    <w:rsid w:val="009E12DD"/>
    <w:rsid w:val="009E1715"/>
    <w:rsid w:val="009E1748"/>
    <w:rsid w:val="009E25D9"/>
    <w:rsid w:val="009E2EE7"/>
    <w:rsid w:val="009E374C"/>
    <w:rsid w:val="009E3D43"/>
    <w:rsid w:val="009E45F1"/>
    <w:rsid w:val="009E4683"/>
    <w:rsid w:val="009E506F"/>
    <w:rsid w:val="009E5548"/>
    <w:rsid w:val="009E5753"/>
    <w:rsid w:val="009E687D"/>
    <w:rsid w:val="009E6CCE"/>
    <w:rsid w:val="009E7FE5"/>
    <w:rsid w:val="009F0C11"/>
    <w:rsid w:val="009F16D0"/>
    <w:rsid w:val="009F1D83"/>
    <w:rsid w:val="009F21B2"/>
    <w:rsid w:val="009F228B"/>
    <w:rsid w:val="009F29B2"/>
    <w:rsid w:val="009F2BAC"/>
    <w:rsid w:val="009F2C0A"/>
    <w:rsid w:val="009F3238"/>
    <w:rsid w:val="009F3C5C"/>
    <w:rsid w:val="009F3D4C"/>
    <w:rsid w:val="009F43FD"/>
    <w:rsid w:val="009F4671"/>
    <w:rsid w:val="009F4892"/>
    <w:rsid w:val="009F4C4B"/>
    <w:rsid w:val="009F4F49"/>
    <w:rsid w:val="009F504E"/>
    <w:rsid w:val="009F5756"/>
    <w:rsid w:val="009F5ED9"/>
    <w:rsid w:val="00A00BD1"/>
    <w:rsid w:val="00A00D71"/>
    <w:rsid w:val="00A016A1"/>
    <w:rsid w:val="00A02355"/>
    <w:rsid w:val="00A02449"/>
    <w:rsid w:val="00A02815"/>
    <w:rsid w:val="00A028CE"/>
    <w:rsid w:val="00A0295E"/>
    <w:rsid w:val="00A029A2"/>
    <w:rsid w:val="00A02C5F"/>
    <w:rsid w:val="00A02E54"/>
    <w:rsid w:val="00A03705"/>
    <w:rsid w:val="00A03871"/>
    <w:rsid w:val="00A03A93"/>
    <w:rsid w:val="00A03DFE"/>
    <w:rsid w:val="00A045AF"/>
    <w:rsid w:val="00A04C07"/>
    <w:rsid w:val="00A04CA1"/>
    <w:rsid w:val="00A053D0"/>
    <w:rsid w:val="00A058F7"/>
    <w:rsid w:val="00A064DA"/>
    <w:rsid w:val="00A065C3"/>
    <w:rsid w:val="00A066EB"/>
    <w:rsid w:val="00A06CC8"/>
    <w:rsid w:val="00A06D14"/>
    <w:rsid w:val="00A06E95"/>
    <w:rsid w:val="00A0746E"/>
    <w:rsid w:val="00A07620"/>
    <w:rsid w:val="00A0774D"/>
    <w:rsid w:val="00A0786F"/>
    <w:rsid w:val="00A10107"/>
    <w:rsid w:val="00A10DCA"/>
    <w:rsid w:val="00A11008"/>
    <w:rsid w:val="00A120B2"/>
    <w:rsid w:val="00A12312"/>
    <w:rsid w:val="00A129F3"/>
    <w:rsid w:val="00A12D63"/>
    <w:rsid w:val="00A13045"/>
    <w:rsid w:val="00A13438"/>
    <w:rsid w:val="00A147F8"/>
    <w:rsid w:val="00A15378"/>
    <w:rsid w:val="00A154BC"/>
    <w:rsid w:val="00A15DC8"/>
    <w:rsid w:val="00A15DCF"/>
    <w:rsid w:val="00A16110"/>
    <w:rsid w:val="00A161D8"/>
    <w:rsid w:val="00A164CF"/>
    <w:rsid w:val="00A17363"/>
    <w:rsid w:val="00A1750A"/>
    <w:rsid w:val="00A1758B"/>
    <w:rsid w:val="00A17739"/>
    <w:rsid w:val="00A1774B"/>
    <w:rsid w:val="00A17BCB"/>
    <w:rsid w:val="00A17C26"/>
    <w:rsid w:val="00A20948"/>
    <w:rsid w:val="00A20970"/>
    <w:rsid w:val="00A20C83"/>
    <w:rsid w:val="00A20F3C"/>
    <w:rsid w:val="00A20F76"/>
    <w:rsid w:val="00A21925"/>
    <w:rsid w:val="00A2211D"/>
    <w:rsid w:val="00A233C8"/>
    <w:rsid w:val="00A23557"/>
    <w:rsid w:val="00A2457C"/>
    <w:rsid w:val="00A26167"/>
    <w:rsid w:val="00A264C0"/>
    <w:rsid w:val="00A26E7E"/>
    <w:rsid w:val="00A26F14"/>
    <w:rsid w:val="00A27021"/>
    <w:rsid w:val="00A2747C"/>
    <w:rsid w:val="00A2775F"/>
    <w:rsid w:val="00A31518"/>
    <w:rsid w:val="00A319CB"/>
    <w:rsid w:val="00A31C05"/>
    <w:rsid w:val="00A324AC"/>
    <w:rsid w:val="00A32BEE"/>
    <w:rsid w:val="00A32FCC"/>
    <w:rsid w:val="00A33611"/>
    <w:rsid w:val="00A33F65"/>
    <w:rsid w:val="00A340F3"/>
    <w:rsid w:val="00A34467"/>
    <w:rsid w:val="00A349FC"/>
    <w:rsid w:val="00A35131"/>
    <w:rsid w:val="00A35293"/>
    <w:rsid w:val="00A35C60"/>
    <w:rsid w:val="00A35FA5"/>
    <w:rsid w:val="00A36138"/>
    <w:rsid w:val="00A36DC4"/>
    <w:rsid w:val="00A36EDF"/>
    <w:rsid w:val="00A379BE"/>
    <w:rsid w:val="00A37D19"/>
    <w:rsid w:val="00A37EE6"/>
    <w:rsid w:val="00A40344"/>
    <w:rsid w:val="00A406E7"/>
    <w:rsid w:val="00A406F3"/>
    <w:rsid w:val="00A409E7"/>
    <w:rsid w:val="00A40A43"/>
    <w:rsid w:val="00A40EED"/>
    <w:rsid w:val="00A41A9A"/>
    <w:rsid w:val="00A42D4D"/>
    <w:rsid w:val="00A4310A"/>
    <w:rsid w:val="00A4311B"/>
    <w:rsid w:val="00A43E50"/>
    <w:rsid w:val="00A4492A"/>
    <w:rsid w:val="00A44E5F"/>
    <w:rsid w:val="00A452D6"/>
    <w:rsid w:val="00A453DA"/>
    <w:rsid w:val="00A46B9C"/>
    <w:rsid w:val="00A47675"/>
    <w:rsid w:val="00A476E7"/>
    <w:rsid w:val="00A47720"/>
    <w:rsid w:val="00A47C3C"/>
    <w:rsid w:val="00A51573"/>
    <w:rsid w:val="00A51DA3"/>
    <w:rsid w:val="00A522E8"/>
    <w:rsid w:val="00A5247F"/>
    <w:rsid w:val="00A524C0"/>
    <w:rsid w:val="00A528E9"/>
    <w:rsid w:val="00A53116"/>
    <w:rsid w:val="00A537A5"/>
    <w:rsid w:val="00A53BB7"/>
    <w:rsid w:val="00A54491"/>
    <w:rsid w:val="00A54664"/>
    <w:rsid w:val="00A5473C"/>
    <w:rsid w:val="00A547DF"/>
    <w:rsid w:val="00A54923"/>
    <w:rsid w:val="00A54A9E"/>
    <w:rsid w:val="00A54E2F"/>
    <w:rsid w:val="00A55380"/>
    <w:rsid w:val="00A554F8"/>
    <w:rsid w:val="00A55620"/>
    <w:rsid w:val="00A5565F"/>
    <w:rsid w:val="00A55814"/>
    <w:rsid w:val="00A55AFB"/>
    <w:rsid w:val="00A56375"/>
    <w:rsid w:val="00A56D8C"/>
    <w:rsid w:val="00A56F2E"/>
    <w:rsid w:val="00A57250"/>
    <w:rsid w:val="00A5749D"/>
    <w:rsid w:val="00A575BC"/>
    <w:rsid w:val="00A57F11"/>
    <w:rsid w:val="00A613FF"/>
    <w:rsid w:val="00A614FE"/>
    <w:rsid w:val="00A61872"/>
    <w:rsid w:val="00A61A00"/>
    <w:rsid w:val="00A62691"/>
    <w:rsid w:val="00A62995"/>
    <w:rsid w:val="00A629A5"/>
    <w:rsid w:val="00A62DAE"/>
    <w:rsid w:val="00A632B1"/>
    <w:rsid w:val="00A6363E"/>
    <w:rsid w:val="00A63862"/>
    <w:rsid w:val="00A63AEE"/>
    <w:rsid w:val="00A63CF9"/>
    <w:rsid w:val="00A63F01"/>
    <w:rsid w:val="00A6413E"/>
    <w:rsid w:val="00A6494F"/>
    <w:rsid w:val="00A64F24"/>
    <w:rsid w:val="00A6502C"/>
    <w:rsid w:val="00A650FF"/>
    <w:rsid w:val="00A65373"/>
    <w:rsid w:val="00A65D38"/>
    <w:rsid w:val="00A65EDB"/>
    <w:rsid w:val="00A66DAD"/>
    <w:rsid w:val="00A6732F"/>
    <w:rsid w:val="00A6740D"/>
    <w:rsid w:val="00A67496"/>
    <w:rsid w:val="00A67980"/>
    <w:rsid w:val="00A684EA"/>
    <w:rsid w:val="00A701C1"/>
    <w:rsid w:val="00A70573"/>
    <w:rsid w:val="00A706D8"/>
    <w:rsid w:val="00A7161A"/>
    <w:rsid w:val="00A717E4"/>
    <w:rsid w:val="00A71AB8"/>
    <w:rsid w:val="00A72181"/>
    <w:rsid w:val="00A726DD"/>
    <w:rsid w:val="00A72921"/>
    <w:rsid w:val="00A72D1F"/>
    <w:rsid w:val="00A736B2"/>
    <w:rsid w:val="00A7383D"/>
    <w:rsid w:val="00A73A9C"/>
    <w:rsid w:val="00A73B66"/>
    <w:rsid w:val="00A73BF7"/>
    <w:rsid w:val="00A745ED"/>
    <w:rsid w:val="00A74A03"/>
    <w:rsid w:val="00A74CE6"/>
    <w:rsid w:val="00A75647"/>
    <w:rsid w:val="00A7585E"/>
    <w:rsid w:val="00A75900"/>
    <w:rsid w:val="00A75C70"/>
    <w:rsid w:val="00A75EE2"/>
    <w:rsid w:val="00A76468"/>
    <w:rsid w:val="00A766A8"/>
    <w:rsid w:val="00A767E6"/>
    <w:rsid w:val="00A76F44"/>
    <w:rsid w:val="00A77708"/>
    <w:rsid w:val="00A77AC6"/>
    <w:rsid w:val="00A77D42"/>
    <w:rsid w:val="00A80A21"/>
    <w:rsid w:val="00A8177E"/>
    <w:rsid w:val="00A81888"/>
    <w:rsid w:val="00A82145"/>
    <w:rsid w:val="00A821B1"/>
    <w:rsid w:val="00A82661"/>
    <w:rsid w:val="00A835F5"/>
    <w:rsid w:val="00A83C7A"/>
    <w:rsid w:val="00A83F50"/>
    <w:rsid w:val="00A84005"/>
    <w:rsid w:val="00A84336"/>
    <w:rsid w:val="00A847C2"/>
    <w:rsid w:val="00A84A8A"/>
    <w:rsid w:val="00A84B74"/>
    <w:rsid w:val="00A84EF2"/>
    <w:rsid w:val="00A85397"/>
    <w:rsid w:val="00A85719"/>
    <w:rsid w:val="00A85C88"/>
    <w:rsid w:val="00A86039"/>
    <w:rsid w:val="00A873BE"/>
    <w:rsid w:val="00A878CE"/>
    <w:rsid w:val="00A87BEF"/>
    <w:rsid w:val="00A87D00"/>
    <w:rsid w:val="00A90559"/>
    <w:rsid w:val="00A909FC"/>
    <w:rsid w:val="00A90D47"/>
    <w:rsid w:val="00A915FD"/>
    <w:rsid w:val="00A91AAB"/>
    <w:rsid w:val="00A91ACA"/>
    <w:rsid w:val="00A923CF"/>
    <w:rsid w:val="00A92414"/>
    <w:rsid w:val="00A9271C"/>
    <w:rsid w:val="00A9275E"/>
    <w:rsid w:val="00A92A4B"/>
    <w:rsid w:val="00A92D36"/>
    <w:rsid w:val="00A931F8"/>
    <w:rsid w:val="00A9385B"/>
    <w:rsid w:val="00A93978"/>
    <w:rsid w:val="00A93D32"/>
    <w:rsid w:val="00A9426F"/>
    <w:rsid w:val="00A948D9"/>
    <w:rsid w:val="00A94E35"/>
    <w:rsid w:val="00A958AA"/>
    <w:rsid w:val="00A968FE"/>
    <w:rsid w:val="00A969F5"/>
    <w:rsid w:val="00A9740D"/>
    <w:rsid w:val="00A975EE"/>
    <w:rsid w:val="00A97954"/>
    <w:rsid w:val="00A97A6F"/>
    <w:rsid w:val="00AA069D"/>
    <w:rsid w:val="00AA08F9"/>
    <w:rsid w:val="00AA0A2F"/>
    <w:rsid w:val="00AA0C36"/>
    <w:rsid w:val="00AA11B4"/>
    <w:rsid w:val="00AA1208"/>
    <w:rsid w:val="00AA16FA"/>
    <w:rsid w:val="00AA2124"/>
    <w:rsid w:val="00AA32B5"/>
    <w:rsid w:val="00AA3897"/>
    <w:rsid w:val="00AA3B63"/>
    <w:rsid w:val="00AA4CA7"/>
    <w:rsid w:val="00AA4DD6"/>
    <w:rsid w:val="00AA5115"/>
    <w:rsid w:val="00AA5EAC"/>
    <w:rsid w:val="00AA648C"/>
    <w:rsid w:val="00AA6B5D"/>
    <w:rsid w:val="00AA6D05"/>
    <w:rsid w:val="00AA6F37"/>
    <w:rsid w:val="00AA6F6E"/>
    <w:rsid w:val="00AA6FE1"/>
    <w:rsid w:val="00AA702E"/>
    <w:rsid w:val="00AA72E2"/>
    <w:rsid w:val="00AA7843"/>
    <w:rsid w:val="00AB0187"/>
    <w:rsid w:val="00AB0264"/>
    <w:rsid w:val="00AB0543"/>
    <w:rsid w:val="00AB0634"/>
    <w:rsid w:val="00AB082E"/>
    <w:rsid w:val="00AB0F78"/>
    <w:rsid w:val="00AB10FE"/>
    <w:rsid w:val="00AB1454"/>
    <w:rsid w:val="00AB169E"/>
    <w:rsid w:val="00AB1DDB"/>
    <w:rsid w:val="00AB246E"/>
    <w:rsid w:val="00AB24BC"/>
    <w:rsid w:val="00AB24E2"/>
    <w:rsid w:val="00AB2506"/>
    <w:rsid w:val="00AB2F66"/>
    <w:rsid w:val="00AB3072"/>
    <w:rsid w:val="00AB365E"/>
    <w:rsid w:val="00AB3DC9"/>
    <w:rsid w:val="00AB4645"/>
    <w:rsid w:val="00AB5132"/>
    <w:rsid w:val="00AB577B"/>
    <w:rsid w:val="00AB5FC6"/>
    <w:rsid w:val="00AB603C"/>
    <w:rsid w:val="00AB603D"/>
    <w:rsid w:val="00AB6607"/>
    <w:rsid w:val="00AB680F"/>
    <w:rsid w:val="00AB7876"/>
    <w:rsid w:val="00AC3167"/>
    <w:rsid w:val="00AC33D6"/>
    <w:rsid w:val="00AC396D"/>
    <w:rsid w:val="00AC397C"/>
    <w:rsid w:val="00AC4BED"/>
    <w:rsid w:val="00AC4CC5"/>
    <w:rsid w:val="00AC4E1B"/>
    <w:rsid w:val="00AC5CA4"/>
    <w:rsid w:val="00AC60F1"/>
    <w:rsid w:val="00AC65A7"/>
    <w:rsid w:val="00AC747A"/>
    <w:rsid w:val="00AC7A8C"/>
    <w:rsid w:val="00AC7ACE"/>
    <w:rsid w:val="00AD00C1"/>
    <w:rsid w:val="00AD067E"/>
    <w:rsid w:val="00AD0A2F"/>
    <w:rsid w:val="00AD18A9"/>
    <w:rsid w:val="00AD1CF6"/>
    <w:rsid w:val="00AD2131"/>
    <w:rsid w:val="00AD2603"/>
    <w:rsid w:val="00AD34F5"/>
    <w:rsid w:val="00AD383F"/>
    <w:rsid w:val="00AD3903"/>
    <w:rsid w:val="00AD42A3"/>
    <w:rsid w:val="00AD4315"/>
    <w:rsid w:val="00AD4C28"/>
    <w:rsid w:val="00AD5314"/>
    <w:rsid w:val="00AD5690"/>
    <w:rsid w:val="00AD5944"/>
    <w:rsid w:val="00AD62AD"/>
    <w:rsid w:val="00AD68D3"/>
    <w:rsid w:val="00AD6EBA"/>
    <w:rsid w:val="00AD71B7"/>
    <w:rsid w:val="00AD7444"/>
    <w:rsid w:val="00AD75A8"/>
    <w:rsid w:val="00AD78D5"/>
    <w:rsid w:val="00AD78E7"/>
    <w:rsid w:val="00AE0117"/>
    <w:rsid w:val="00AE06DB"/>
    <w:rsid w:val="00AE10D1"/>
    <w:rsid w:val="00AE13EA"/>
    <w:rsid w:val="00AE1C29"/>
    <w:rsid w:val="00AE2167"/>
    <w:rsid w:val="00AE2B10"/>
    <w:rsid w:val="00AE2BCD"/>
    <w:rsid w:val="00AE2DFE"/>
    <w:rsid w:val="00AE31AA"/>
    <w:rsid w:val="00AE3506"/>
    <w:rsid w:val="00AE3667"/>
    <w:rsid w:val="00AE3951"/>
    <w:rsid w:val="00AE39E0"/>
    <w:rsid w:val="00AE3ACA"/>
    <w:rsid w:val="00AE5846"/>
    <w:rsid w:val="00AE63BB"/>
    <w:rsid w:val="00AE64E3"/>
    <w:rsid w:val="00AE6A44"/>
    <w:rsid w:val="00AE7FF4"/>
    <w:rsid w:val="00AF0830"/>
    <w:rsid w:val="00AF0D16"/>
    <w:rsid w:val="00AF0E1D"/>
    <w:rsid w:val="00AF121C"/>
    <w:rsid w:val="00AF1315"/>
    <w:rsid w:val="00AF1511"/>
    <w:rsid w:val="00AF1AFF"/>
    <w:rsid w:val="00AF2064"/>
    <w:rsid w:val="00AF223A"/>
    <w:rsid w:val="00AF2888"/>
    <w:rsid w:val="00AF2BDC"/>
    <w:rsid w:val="00AF36F4"/>
    <w:rsid w:val="00AF39DA"/>
    <w:rsid w:val="00AF3FC1"/>
    <w:rsid w:val="00AF4190"/>
    <w:rsid w:val="00AF437E"/>
    <w:rsid w:val="00AF4DAC"/>
    <w:rsid w:val="00AF4E28"/>
    <w:rsid w:val="00AF52E1"/>
    <w:rsid w:val="00AF5416"/>
    <w:rsid w:val="00AF5F73"/>
    <w:rsid w:val="00AF64B2"/>
    <w:rsid w:val="00AF66B8"/>
    <w:rsid w:val="00AF67A6"/>
    <w:rsid w:val="00AF7385"/>
    <w:rsid w:val="00AF7661"/>
    <w:rsid w:val="00B007B1"/>
    <w:rsid w:val="00B00A3E"/>
    <w:rsid w:val="00B011C9"/>
    <w:rsid w:val="00B01CC7"/>
    <w:rsid w:val="00B01DCC"/>
    <w:rsid w:val="00B01F65"/>
    <w:rsid w:val="00B02456"/>
    <w:rsid w:val="00B03358"/>
    <w:rsid w:val="00B03973"/>
    <w:rsid w:val="00B03A98"/>
    <w:rsid w:val="00B03CA6"/>
    <w:rsid w:val="00B03DED"/>
    <w:rsid w:val="00B041A3"/>
    <w:rsid w:val="00B04ED8"/>
    <w:rsid w:val="00B05560"/>
    <w:rsid w:val="00B05A09"/>
    <w:rsid w:val="00B05F99"/>
    <w:rsid w:val="00B06679"/>
    <w:rsid w:val="00B066F8"/>
    <w:rsid w:val="00B06922"/>
    <w:rsid w:val="00B069D1"/>
    <w:rsid w:val="00B06BFC"/>
    <w:rsid w:val="00B10119"/>
    <w:rsid w:val="00B104A9"/>
    <w:rsid w:val="00B10C4B"/>
    <w:rsid w:val="00B10DA6"/>
    <w:rsid w:val="00B1186D"/>
    <w:rsid w:val="00B11C22"/>
    <w:rsid w:val="00B1283A"/>
    <w:rsid w:val="00B12FA4"/>
    <w:rsid w:val="00B13348"/>
    <w:rsid w:val="00B13467"/>
    <w:rsid w:val="00B13545"/>
    <w:rsid w:val="00B13721"/>
    <w:rsid w:val="00B13C34"/>
    <w:rsid w:val="00B140ED"/>
    <w:rsid w:val="00B14D89"/>
    <w:rsid w:val="00B14DD6"/>
    <w:rsid w:val="00B151A9"/>
    <w:rsid w:val="00B1582C"/>
    <w:rsid w:val="00B15F07"/>
    <w:rsid w:val="00B16688"/>
    <w:rsid w:val="00B1744B"/>
    <w:rsid w:val="00B20159"/>
    <w:rsid w:val="00B207A8"/>
    <w:rsid w:val="00B20EBA"/>
    <w:rsid w:val="00B217F9"/>
    <w:rsid w:val="00B220C4"/>
    <w:rsid w:val="00B22228"/>
    <w:rsid w:val="00B22331"/>
    <w:rsid w:val="00B22671"/>
    <w:rsid w:val="00B230B3"/>
    <w:rsid w:val="00B23BE7"/>
    <w:rsid w:val="00B24374"/>
    <w:rsid w:val="00B24718"/>
    <w:rsid w:val="00B24ED8"/>
    <w:rsid w:val="00B25B63"/>
    <w:rsid w:val="00B26555"/>
    <w:rsid w:val="00B2682C"/>
    <w:rsid w:val="00B26D91"/>
    <w:rsid w:val="00B26EF0"/>
    <w:rsid w:val="00B27512"/>
    <w:rsid w:val="00B2794D"/>
    <w:rsid w:val="00B30050"/>
    <w:rsid w:val="00B30566"/>
    <w:rsid w:val="00B310D2"/>
    <w:rsid w:val="00B31172"/>
    <w:rsid w:val="00B3186F"/>
    <w:rsid w:val="00B31947"/>
    <w:rsid w:val="00B31B06"/>
    <w:rsid w:val="00B322B9"/>
    <w:rsid w:val="00B323AC"/>
    <w:rsid w:val="00B33292"/>
    <w:rsid w:val="00B33994"/>
    <w:rsid w:val="00B33EB7"/>
    <w:rsid w:val="00B341E1"/>
    <w:rsid w:val="00B341E9"/>
    <w:rsid w:val="00B348AF"/>
    <w:rsid w:val="00B34A98"/>
    <w:rsid w:val="00B34E05"/>
    <w:rsid w:val="00B35067"/>
    <w:rsid w:val="00B3525A"/>
    <w:rsid w:val="00B36D80"/>
    <w:rsid w:val="00B37103"/>
    <w:rsid w:val="00B37615"/>
    <w:rsid w:val="00B37EF4"/>
    <w:rsid w:val="00B40222"/>
    <w:rsid w:val="00B404A9"/>
    <w:rsid w:val="00B406E0"/>
    <w:rsid w:val="00B40988"/>
    <w:rsid w:val="00B4159F"/>
    <w:rsid w:val="00B415F1"/>
    <w:rsid w:val="00B42A9D"/>
    <w:rsid w:val="00B42D99"/>
    <w:rsid w:val="00B43006"/>
    <w:rsid w:val="00B43388"/>
    <w:rsid w:val="00B43696"/>
    <w:rsid w:val="00B43759"/>
    <w:rsid w:val="00B445C7"/>
    <w:rsid w:val="00B44788"/>
    <w:rsid w:val="00B4544D"/>
    <w:rsid w:val="00B456CA"/>
    <w:rsid w:val="00B45754"/>
    <w:rsid w:val="00B45841"/>
    <w:rsid w:val="00B4615E"/>
    <w:rsid w:val="00B465AF"/>
    <w:rsid w:val="00B46785"/>
    <w:rsid w:val="00B46D3B"/>
    <w:rsid w:val="00B46DD1"/>
    <w:rsid w:val="00B47622"/>
    <w:rsid w:val="00B47DDF"/>
    <w:rsid w:val="00B5039B"/>
    <w:rsid w:val="00B508C8"/>
    <w:rsid w:val="00B50A68"/>
    <w:rsid w:val="00B512F6"/>
    <w:rsid w:val="00B5213E"/>
    <w:rsid w:val="00B5224B"/>
    <w:rsid w:val="00B5336A"/>
    <w:rsid w:val="00B53AE0"/>
    <w:rsid w:val="00B54516"/>
    <w:rsid w:val="00B5456A"/>
    <w:rsid w:val="00B54DDC"/>
    <w:rsid w:val="00B551D3"/>
    <w:rsid w:val="00B55DB7"/>
    <w:rsid w:val="00B56A4A"/>
    <w:rsid w:val="00B56BAA"/>
    <w:rsid w:val="00B56F3A"/>
    <w:rsid w:val="00B57201"/>
    <w:rsid w:val="00B57FB7"/>
    <w:rsid w:val="00B6011B"/>
    <w:rsid w:val="00B60195"/>
    <w:rsid w:val="00B603F9"/>
    <w:rsid w:val="00B60AD3"/>
    <w:rsid w:val="00B60D42"/>
    <w:rsid w:val="00B60F80"/>
    <w:rsid w:val="00B6160F"/>
    <w:rsid w:val="00B61BD1"/>
    <w:rsid w:val="00B62392"/>
    <w:rsid w:val="00B62BC9"/>
    <w:rsid w:val="00B63366"/>
    <w:rsid w:val="00B636F0"/>
    <w:rsid w:val="00B638FC"/>
    <w:rsid w:val="00B63AF0"/>
    <w:rsid w:val="00B63DE0"/>
    <w:rsid w:val="00B642D1"/>
    <w:rsid w:val="00B6442D"/>
    <w:rsid w:val="00B64AD5"/>
    <w:rsid w:val="00B64DB2"/>
    <w:rsid w:val="00B64EC7"/>
    <w:rsid w:val="00B64FA1"/>
    <w:rsid w:val="00B65DC3"/>
    <w:rsid w:val="00B6695F"/>
    <w:rsid w:val="00B66A41"/>
    <w:rsid w:val="00B66A56"/>
    <w:rsid w:val="00B66B04"/>
    <w:rsid w:val="00B67859"/>
    <w:rsid w:val="00B67FCB"/>
    <w:rsid w:val="00B70295"/>
    <w:rsid w:val="00B70803"/>
    <w:rsid w:val="00B714D7"/>
    <w:rsid w:val="00B715E8"/>
    <w:rsid w:val="00B71A21"/>
    <w:rsid w:val="00B71D88"/>
    <w:rsid w:val="00B724F7"/>
    <w:rsid w:val="00B725F5"/>
    <w:rsid w:val="00B72BC0"/>
    <w:rsid w:val="00B72EBD"/>
    <w:rsid w:val="00B73CC2"/>
    <w:rsid w:val="00B73CF8"/>
    <w:rsid w:val="00B73F9D"/>
    <w:rsid w:val="00B7504C"/>
    <w:rsid w:val="00B75A32"/>
    <w:rsid w:val="00B75A56"/>
    <w:rsid w:val="00B75B27"/>
    <w:rsid w:val="00B75BC6"/>
    <w:rsid w:val="00B75F29"/>
    <w:rsid w:val="00B760A0"/>
    <w:rsid w:val="00B77BD3"/>
    <w:rsid w:val="00B77FB1"/>
    <w:rsid w:val="00B77FF3"/>
    <w:rsid w:val="00B81227"/>
    <w:rsid w:val="00B826B9"/>
    <w:rsid w:val="00B841F4"/>
    <w:rsid w:val="00B8497E"/>
    <w:rsid w:val="00B84A78"/>
    <w:rsid w:val="00B8511E"/>
    <w:rsid w:val="00B8528E"/>
    <w:rsid w:val="00B85815"/>
    <w:rsid w:val="00B8597C"/>
    <w:rsid w:val="00B859FB"/>
    <w:rsid w:val="00B86729"/>
    <w:rsid w:val="00B86FD7"/>
    <w:rsid w:val="00B8770F"/>
    <w:rsid w:val="00B87E01"/>
    <w:rsid w:val="00B9007F"/>
    <w:rsid w:val="00B900B0"/>
    <w:rsid w:val="00B90846"/>
    <w:rsid w:val="00B913A1"/>
    <w:rsid w:val="00B9237A"/>
    <w:rsid w:val="00B93222"/>
    <w:rsid w:val="00B934C9"/>
    <w:rsid w:val="00B93732"/>
    <w:rsid w:val="00B938E8"/>
    <w:rsid w:val="00B93DA1"/>
    <w:rsid w:val="00B94420"/>
    <w:rsid w:val="00B944BC"/>
    <w:rsid w:val="00B9506B"/>
    <w:rsid w:val="00B951A4"/>
    <w:rsid w:val="00B951C3"/>
    <w:rsid w:val="00B96359"/>
    <w:rsid w:val="00B966DD"/>
    <w:rsid w:val="00B967DA"/>
    <w:rsid w:val="00B968C1"/>
    <w:rsid w:val="00B96C1E"/>
    <w:rsid w:val="00B97188"/>
    <w:rsid w:val="00B97C19"/>
    <w:rsid w:val="00BA00DE"/>
    <w:rsid w:val="00BA0D43"/>
    <w:rsid w:val="00BA164D"/>
    <w:rsid w:val="00BA17EB"/>
    <w:rsid w:val="00BA19A9"/>
    <w:rsid w:val="00BA1C4A"/>
    <w:rsid w:val="00BA258F"/>
    <w:rsid w:val="00BA27DA"/>
    <w:rsid w:val="00BA30F5"/>
    <w:rsid w:val="00BA32CF"/>
    <w:rsid w:val="00BA382A"/>
    <w:rsid w:val="00BA3AFA"/>
    <w:rsid w:val="00BA4FA7"/>
    <w:rsid w:val="00BA5463"/>
    <w:rsid w:val="00BA5DD6"/>
    <w:rsid w:val="00BA766A"/>
    <w:rsid w:val="00BA7E19"/>
    <w:rsid w:val="00BB0456"/>
    <w:rsid w:val="00BB07F7"/>
    <w:rsid w:val="00BB08D9"/>
    <w:rsid w:val="00BB1538"/>
    <w:rsid w:val="00BB1D0F"/>
    <w:rsid w:val="00BB23F1"/>
    <w:rsid w:val="00BB288F"/>
    <w:rsid w:val="00BB29DB"/>
    <w:rsid w:val="00BB3552"/>
    <w:rsid w:val="00BB3B2C"/>
    <w:rsid w:val="00BB3B8C"/>
    <w:rsid w:val="00BB4991"/>
    <w:rsid w:val="00BB49E6"/>
    <w:rsid w:val="00BB4C05"/>
    <w:rsid w:val="00BB5DCC"/>
    <w:rsid w:val="00BB6627"/>
    <w:rsid w:val="00BB6673"/>
    <w:rsid w:val="00BB68DF"/>
    <w:rsid w:val="00BB6926"/>
    <w:rsid w:val="00BB69F5"/>
    <w:rsid w:val="00BB6EAD"/>
    <w:rsid w:val="00BB734A"/>
    <w:rsid w:val="00BB736B"/>
    <w:rsid w:val="00BB799E"/>
    <w:rsid w:val="00BC056A"/>
    <w:rsid w:val="00BC0949"/>
    <w:rsid w:val="00BC0BBE"/>
    <w:rsid w:val="00BC10E2"/>
    <w:rsid w:val="00BC2009"/>
    <w:rsid w:val="00BC26D2"/>
    <w:rsid w:val="00BC26E8"/>
    <w:rsid w:val="00BC2A3B"/>
    <w:rsid w:val="00BC32F3"/>
    <w:rsid w:val="00BC3C7C"/>
    <w:rsid w:val="00BC3DD0"/>
    <w:rsid w:val="00BC456B"/>
    <w:rsid w:val="00BC49C5"/>
    <w:rsid w:val="00BC4BD1"/>
    <w:rsid w:val="00BC4E0D"/>
    <w:rsid w:val="00BC59A5"/>
    <w:rsid w:val="00BC6B84"/>
    <w:rsid w:val="00BC7AFA"/>
    <w:rsid w:val="00BD005D"/>
    <w:rsid w:val="00BD0198"/>
    <w:rsid w:val="00BD049E"/>
    <w:rsid w:val="00BD04AB"/>
    <w:rsid w:val="00BD07B1"/>
    <w:rsid w:val="00BD2323"/>
    <w:rsid w:val="00BD342D"/>
    <w:rsid w:val="00BD3CCD"/>
    <w:rsid w:val="00BD450A"/>
    <w:rsid w:val="00BD4AE5"/>
    <w:rsid w:val="00BD4DA1"/>
    <w:rsid w:val="00BD568B"/>
    <w:rsid w:val="00BD57F9"/>
    <w:rsid w:val="00BD5DA9"/>
    <w:rsid w:val="00BD6641"/>
    <w:rsid w:val="00BD6A58"/>
    <w:rsid w:val="00BD6FD2"/>
    <w:rsid w:val="00BD6FFC"/>
    <w:rsid w:val="00BD73BA"/>
    <w:rsid w:val="00BE01B9"/>
    <w:rsid w:val="00BE07C0"/>
    <w:rsid w:val="00BE0B2B"/>
    <w:rsid w:val="00BE1273"/>
    <w:rsid w:val="00BE1675"/>
    <w:rsid w:val="00BE1A7B"/>
    <w:rsid w:val="00BE1E6A"/>
    <w:rsid w:val="00BE20E3"/>
    <w:rsid w:val="00BE240A"/>
    <w:rsid w:val="00BE2D7B"/>
    <w:rsid w:val="00BE319E"/>
    <w:rsid w:val="00BE3C0C"/>
    <w:rsid w:val="00BE50CE"/>
    <w:rsid w:val="00BE581F"/>
    <w:rsid w:val="00BE59A6"/>
    <w:rsid w:val="00BE5D75"/>
    <w:rsid w:val="00BE5E2E"/>
    <w:rsid w:val="00BE5EA5"/>
    <w:rsid w:val="00BE66C1"/>
    <w:rsid w:val="00BE696D"/>
    <w:rsid w:val="00BE6C87"/>
    <w:rsid w:val="00BE6F49"/>
    <w:rsid w:val="00BE7449"/>
    <w:rsid w:val="00BE75C2"/>
    <w:rsid w:val="00BE78DA"/>
    <w:rsid w:val="00BE7A55"/>
    <w:rsid w:val="00BF083B"/>
    <w:rsid w:val="00BF0841"/>
    <w:rsid w:val="00BF0AED"/>
    <w:rsid w:val="00BF1951"/>
    <w:rsid w:val="00BF1AD3"/>
    <w:rsid w:val="00BF23DD"/>
    <w:rsid w:val="00BF27AA"/>
    <w:rsid w:val="00BF3722"/>
    <w:rsid w:val="00BF3C96"/>
    <w:rsid w:val="00BF41EA"/>
    <w:rsid w:val="00BF4928"/>
    <w:rsid w:val="00BF4952"/>
    <w:rsid w:val="00BF505C"/>
    <w:rsid w:val="00BF59F8"/>
    <w:rsid w:val="00BF5A79"/>
    <w:rsid w:val="00BF5C57"/>
    <w:rsid w:val="00BF601A"/>
    <w:rsid w:val="00BF624A"/>
    <w:rsid w:val="00BF665B"/>
    <w:rsid w:val="00BF66A0"/>
    <w:rsid w:val="00BF6913"/>
    <w:rsid w:val="00BF72D5"/>
    <w:rsid w:val="00BF7FA0"/>
    <w:rsid w:val="00C017E7"/>
    <w:rsid w:val="00C017F2"/>
    <w:rsid w:val="00C02648"/>
    <w:rsid w:val="00C0267A"/>
    <w:rsid w:val="00C02AE9"/>
    <w:rsid w:val="00C02F61"/>
    <w:rsid w:val="00C030F6"/>
    <w:rsid w:val="00C033C4"/>
    <w:rsid w:val="00C037B8"/>
    <w:rsid w:val="00C03B2C"/>
    <w:rsid w:val="00C03BB6"/>
    <w:rsid w:val="00C03BBB"/>
    <w:rsid w:val="00C03DD7"/>
    <w:rsid w:val="00C04538"/>
    <w:rsid w:val="00C046CC"/>
    <w:rsid w:val="00C0478B"/>
    <w:rsid w:val="00C049FE"/>
    <w:rsid w:val="00C04A91"/>
    <w:rsid w:val="00C05325"/>
    <w:rsid w:val="00C055A1"/>
    <w:rsid w:val="00C062A1"/>
    <w:rsid w:val="00C06338"/>
    <w:rsid w:val="00C07198"/>
    <w:rsid w:val="00C077B1"/>
    <w:rsid w:val="00C07FA4"/>
    <w:rsid w:val="00C07FD0"/>
    <w:rsid w:val="00C10194"/>
    <w:rsid w:val="00C10F07"/>
    <w:rsid w:val="00C112DA"/>
    <w:rsid w:val="00C115AF"/>
    <w:rsid w:val="00C11EA2"/>
    <w:rsid w:val="00C11FB2"/>
    <w:rsid w:val="00C12605"/>
    <w:rsid w:val="00C13200"/>
    <w:rsid w:val="00C13C83"/>
    <w:rsid w:val="00C1422C"/>
    <w:rsid w:val="00C14D43"/>
    <w:rsid w:val="00C15C4E"/>
    <w:rsid w:val="00C16CE1"/>
    <w:rsid w:val="00C16D79"/>
    <w:rsid w:val="00C16E01"/>
    <w:rsid w:val="00C17A51"/>
    <w:rsid w:val="00C17ABE"/>
    <w:rsid w:val="00C202A2"/>
    <w:rsid w:val="00C211BF"/>
    <w:rsid w:val="00C216E1"/>
    <w:rsid w:val="00C21999"/>
    <w:rsid w:val="00C222AD"/>
    <w:rsid w:val="00C232A3"/>
    <w:rsid w:val="00C23583"/>
    <w:rsid w:val="00C235A9"/>
    <w:rsid w:val="00C23C15"/>
    <w:rsid w:val="00C23D22"/>
    <w:rsid w:val="00C244BD"/>
    <w:rsid w:val="00C24CC5"/>
    <w:rsid w:val="00C251CA"/>
    <w:rsid w:val="00C2569E"/>
    <w:rsid w:val="00C26171"/>
    <w:rsid w:val="00C26D97"/>
    <w:rsid w:val="00C26E8D"/>
    <w:rsid w:val="00C2766E"/>
    <w:rsid w:val="00C276B2"/>
    <w:rsid w:val="00C30127"/>
    <w:rsid w:val="00C30861"/>
    <w:rsid w:val="00C31D37"/>
    <w:rsid w:val="00C33447"/>
    <w:rsid w:val="00C338CE"/>
    <w:rsid w:val="00C33CF9"/>
    <w:rsid w:val="00C350AD"/>
    <w:rsid w:val="00C352F4"/>
    <w:rsid w:val="00C357C9"/>
    <w:rsid w:val="00C36420"/>
    <w:rsid w:val="00C364C5"/>
    <w:rsid w:val="00C37474"/>
    <w:rsid w:val="00C37BF5"/>
    <w:rsid w:val="00C37CF5"/>
    <w:rsid w:val="00C37F80"/>
    <w:rsid w:val="00C414CF"/>
    <w:rsid w:val="00C41A7C"/>
    <w:rsid w:val="00C41AC2"/>
    <w:rsid w:val="00C41EF8"/>
    <w:rsid w:val="00C429AF"/>
    <w:rsid w:val="00C437F4"/>
    <w:rsid w:val="00C43B58"/>
    <w:rsid w:val="00C43E09"/>
    <w:rsid w:val="00C44808"/>
    <w:rsid w:val="00C44BF7"/>
    <w:rsid w:val="00C45034"/>
    <w:rsid w:val="00C45BC6"/>
    <w:rsid w:val="00C45EDD"/>
    <w:rsid w:val="00C45F8E"/>
    <w:rsid w:val="00C4602D"/>
    <w:rsid w:val="00C4633D"/>
    <w:rsid w:val="00C463B0"/>
    <w:rsid w:val="00C466E2"/>
    <w:rsid w:val="00C46D0E"/>
    <w:rsid w:val="00C46E20"/>
    <w:rsid w:val="00C4701A"/>
    <w:rsid w:val="00C47333"/>
    <w:rsid w:val="00C5033E"/>
    <w:rsid w:val="00C50B94"/>
    <w:rsid w:val="00C51720"/>
    <w:rsid w:val="00C524E3"/>
    <w:rsid w:val="00C52AF3"/>
    <w:rsid w:val="00C537E5"/>
    <w:rsid w:val="00C53827"/>
    <w:rsid w:val="00C53B91"/>
    <w:rsid w:val="00C53E12"/>
    <w:rsid w:val="00C53E21"/>
    <w:rsid w:val="00C53FE6"/>
    <w:rsid w:val="00C54187"/>
    <w:rsid w:val="00C542C0"/>
    <w:rsid w:val="00C542C4"/>
    <w:rsid w:val="00C54320"/>
    <w:rsid w:val="00C54C71"/>
    <w:rsid w:val="00C5504E"/>
    <w:rsid w:val="00C55446"/>
    <w:rsid w:val="00C55490"/>
    <w:rsid w:val="00C55F6B"/>
    <w:rsid w:val="00C55F8C"/>
    <w:rsid w:val="00C56004"/>
    <w:rsid w:val="00C56231"/>
    <w:rsid w:val="00C56BB3"/>
    <w:rsid w:val="00C57384"/>
    <w:rsid w:val="00C57521"/>
    <w:rsid w:val="00C57ED9"/>
    <w:rsid w:val="00C61098"/>
    <w:rsid w:val="00C6165D"/>
    <w:rsid w:val="00C6242F"/>
    <w:rsid w:val="00C63338"/>
    <w:rsid w:val="00C636DA"/>
    <w:rsid w:val="00C63CB9"/>
    <w:rsid w:val="00C643AC"/>
    <w:rsid w:val="00C643CA"/>
    <w:rsid w:val="00C64729"/>
    <w:rsid w:val="00C64910"/>
    <w:rsid w:val="00C64B36"/>
    <w:rsid w:val="00C64FAB"/>
    <w:rsid w:val="00C6504D"/>
    <w:rsid w:val="00C654BA"/>
    <w:rsid w:val="00C664CA"/>
    <w:rsid w:val="00C66E84"/>
    <w:rsid w:val="00C670EF"/>
    <w:rsid w:val="00C67B90"/>
    <w:rsid w:val="00C67CC5"/>
    <w:rsid w:val="00C67D9D"/>
    <w:rsid w:val="00C67FB7"/>
    <w:rsid w:val="00C70950"/>
    <w:rsid w:val="00C70BCF"/>
    <w:rsid w:val="00C70E9A"/>
    <w:rsid w:val="00C70FD2"/>
    <w:rsid w:val="00C71034"/>
    <w:rsid w:val="00C710EE"/>
    <w:rsid w:val="00C7110B"/>
    <w:rsid w:val="00C71CA6"/>
    <w:rsid w:val="00C71CFC"/>
    <w:rsid w:val="00C71F9C"/>
    <w:rsid w:val="00C72203"/>
    <w:rsid w:val="00C723CE"/>
    <w:rsid w:val="00C72645"/>
    <w:rsid w:val="00C73866"/>
    <w:rsid w:val="00C73DD8"/>
    <w:rsid w:val="00C757CC"/>
    <w:rsid w:val="00C75A14"/>
    <w:rsid w:val="00C75E86"/>
    <w:rsid w:val="00C75F9A"/>
    <w:rsid w:val="00C7643E"/>
    <w:rsid w:val="00C76752"/>
    <w:rsid w:val="00C7684F"/>
    <w:rsid w:val="00C76B21"/>
    <w:rsid w:val="00C771D7"/>
    <w:rsid w:val="00C77C4B"/>
    <w:rsid w:val="00C77EE7"/>
    <w:rsid w:val="00C800D4"/>
    <w:rsid w:val="00C80179"/>
    <w:rsid w:val="00C8020C"/>
    <w:rsid w:val="00C807D9"/>
    <w:rsid w:val="00C80C9B"/>
    <w:rsid w:val="00C81772"/>
    <w:rsid w:val="00C82DF8"/>
    <w:rsid w:val="00C83082"/>
    <w:rsid w:val="00C835A0"/>
    <w:rsid w:val="00C83B34"/>
    <w:rsid w:val="00C83CF6"/>
    <w:rsid w:val="00C845F5"/>
    <w:rsid w:val="00C84675"/>
    <w:rsid w:val="00C84780"/>
    <w:rsid w:val="00C85A73"/>
    <w:rsid w:val="00C85DEB"/>
    <w:rsid w:val="00C86312"/>
    <w:rsid w:val="00C86394"/>
    <w:rsid w:val="00C86425"/>
    <w:rsid w:val="00C8667C"/>
    <w:rsid w:val="00C869F6"/>
    <w:rsid w:val="00C86B92"/>
    <w:rsid w:val="00C87497"/>
    <w:rsid w:val="00C87718"/>
    <w:rsid w:val="00C87D3F"/>
    <w:rsid w:val="00C87F2A"/>
    <w:rsid w:val="00C90CB2"/>
    <w:rsid w:val="00C90D26"/>
    <w:rsid w:val="00C91A54"/>
    <w:rsid w:val="00C91D70"/>
    <w:rsid w:val="00C921CC"/>
    <w:rsid w:val="00C921ED"/>
    <w:rsid w:val="00C92276"/>
    <w:rsid w:val="00C92C68"/>
    <w:rsid w:val="00C93852"/>
    <w:rsid w:val="00C93BF1"/>
    <w:rsid w:val="00C9414C"/>
    <w:rsid w:val="00C944CF"/>
    <w:rsid w:val="00C94523"/>
    <w:rsid w:val="00C94E3F"/>
    <w:rsid w:val="00C95043"/>
    <w:rsid w:val="00C95635"/>
    <w:rsid w:val="00C95CFA"/>
    <w:rsid w:val="00C96568"/>
    <w:rsid w:val="00C96A15"/>
    <w:rsid w:val="00C97344"/>
    <w:rsid w:val="00CA068B"/>
    <w:rsid w:val="00CA0CCE"/>
    <w:rsid w:val="00CA1D31"/>
    <w:rsid w:val="00CA1F3A"/>
    <w:rsid w:val="00CA21B0"/>
    <w:rsid w:val="00CA26AE"/>
    <w:rsid w:val="00CA2CC7"/>
    <w:rsid w:val="00CA3150"/>
    <w:rsid w:val="00CA3341"/>
    <w:rsid w:val="00CA3D3D"/>
    <w:rsid w:val="00CA4D22"/>
    <w:rsid w:val="00CA5C73"/>
    <w:rsid w:val="00CA5CD1"/>
    <w:rsid w:val="00CA5D22"/>
    <w:rsid w:val="00CA5F10"/>
    <w:rsid w:val="00CA5F28"/>
    <w:rsid w:val="00CA5FAA"/>
    <w:rsid w:val="00CA60CA"/>
    <w:rsid w:val="00CA7CE1"/>
    <w:rsid w:val="00CB04B3"/>
    <w:rsid w:val="00CB108C"/>
    <w:rsid w:val="00CB21E4"/>
    <w:rsid w:val="00CB236D"/>
    <w:rsid w:val="00CB244A"/>
    <w:rsid w:val="00CB2887"/>
    <w:rsid w:val="00CB2DD7"/>
    <w:rsid w:val="00CB2FA8"/>
    <w:rsid w:val="00CB371E"/>
    <w:rsid w:val="00CB43B9"/>
    <w:rsid w:val="00CB4EB0"/>
    <w:rsid w:val="00CB4FE5"/>
    <w:rsid w:val="00CB6852"/>
    <w:rsid w:val="00CB69A9"/>
    <w:rsid w:val="00CB73FF"/>
    <w:rsid w:val="00CB767C"/>
    <w:rsid w:val="00CC0922"/>
    <w:rsid w:val="00CC0AA3"/>
    <w:rsid w:val="00CC138F"/>
    <w:rsid w:val="00CC19F3"/>
    <w:rsid w:val="00CC1C3E"/>
    <w:rsid w:val="00CC21B4"/>
    <w:rsid w:val="00CC25A6"/>
    <w:rsid w:val="00CC300F"/>
    <w:rsid w:val="00CC36CA"/>
    <w:rsid w:val="00CC3C8C"/>
    <w:rsid w:val="00CC3CA5"/>
    <w:rsid w:val="00CC3D7A"/>
    <w:rsid w:val="00CC471A"/>
    <w:rsid w:val="00CC479B"/>
    <w:rsid w:val="00CC4968"/>
    <w:rsid w:val="00CC4B4A"/>
    <w:rsid w:val="00CC5448"/>
    <w:rsid w:val="00CC568B"/>
    <w:rsid w:val="00CC5714"/>
    <w:rsid w:val="00CC57F5"/>
    <w:rsid w:val="00CC5885"/>
    <w:rsid w:val="00CC5BB2"/>
    <w:rsid w:val="00CC613F"/>
    <w:rsid w:val="00CC6188"/>
    <w:rsid w:val="00CC6378"/>
    <w:rsid w:val="00CC6771"/>
    <w:rsid w:val="00CC6DF1"/>
    <w:rsid w:val="00CC6E90"/>
    <w:rsid w:val="00CC7031"/>
    <w:rsid w:val="00CC71A2"/>
    <w:rsid w:val="00CC7551"/>
    <w:rsid w:val="00CC78FF"/>
    <w:rsid w:val="00CD0AA1"/>
    <w:rsid w:val="00CD0B7D"/>
    <w:rsid w:val="00CD0EB2"/>
    <w:rsid w:val="00CD0F6E"/>
    <w:rsid w:val="00CD1292"/>
    <w:rsid w:val="00CD1333"/>
    <w:rsid w:val="00CD16DA"/>
    <w:rsid w:val="00CD17D7"/>
    <w:rsid w:val="00CD1801"/>
    <w:rsid w:val="00CD233D"/>
    <w:rsid w:val="00CD2377"/>
    <w:rsid w:val="00CD2505"/>
    <w:rsid w:val="00CD2537"/>
    <w:rsid w:val="00CD38E1"/>
    <w:rsid w:val="00CD3B5E"/>
    <w:rsid w:val="00CD3EF4"/>
    <w:rsid w:val="00CD4225"/>
    <w:rsid w:val="00CD457F"/>
    <w:rsid w:val="00CD4DD0"/>
    <w:rsid w:val="00CD5444"/>
    <w:rsid w:val="00CD6C65"/>
    <w:rsid w:val="00CD6D6C"/>
    <w:rsid w:val="00CD781C"/>
    <w:rsid w:val="00CD7BB8"/>
    <w:rsid w:val="00CE13F8"/>
    <w:rsid w:val="00CE1440"/>
    <w:rsid w:val="00CE1AC8"/>
    <w:rsid w:val="00CE1D8F"/>
    <w:rsid w:val="00CE230A"/>
    <w:rsid w:val="00CE24A7"/>
    <w:rsid w:val="00CE28F9"/>
    <w:rsid w:val="00CE2CE3"/>
    <w:rsid w:val="00CE34C0"/>
    <w:rsid w:val="00CE354B"/>
    <w:rsid w:val="00CE3C51"/>
    <w:rsid w:val="00CE3D02"/>
    <w:rsid w:val="00CE3F0E"/>
    <w:rsid w:val="00CE5284"/>
    <w:rsid w:val="00CE62FD"/>
    <w:rsid w:val="00CE664B"/>
    <w:rsid w:val="00CE6B0B"/>
    <w:rsid w:val="00CF02C0"/>
    <w:rsid w:val="00CF02C3"/>
    <w:rsid w:val="00CF0B07"/>
    <w:rsid w:val="00CF1031"/>
    <w:rsid w:val="00CF11BD"/>
    <w:rsid w:val="00CF1300"/>
    <w:rsid w:val="00CF13C2"/>
    <w:rsid w:val="00CF1CD4"/>
    <w:rsid w:val="00CF1D18"/>
    <w:rsid w:val="00CF2256"/>
    <w:rsid w:val="00CF2795"/>
    <w:rsid w:val="00CF2B3C"/>
    <w:rsid w:val="00CF2B67"/>
    <w:rsid w:val="00CF2CC7"/>
    <w:rsid w:val="00CF38DA"/>
    <w:rsid w:val="00CF39BC"/>
    <w:rsid w:val="00CF47D0"/>
    <w:rsid w:val="00CF4C9D"/>
    <w:rsid w:val="00CF4F38"/>
    <w:rsid w:val="00CF522D"/>
    <w:rsid w:val="00CF529B"/>
    <w:rsid w:val="00CF5350"/>
    <w:rsid w:val="00CF5BFB"/>
    <w:rsid w:val="00CF5DC0"/>
    <w:rsid w:val="00CF627E"/>
    <w:rsid w:val="00CF6358"/>
    <w:rsid w:val="00CF65CC"/>
    <w:rsid w:val="00CF6841"/>
    <w:rsid w:val="00CF6BAD"/>
    <w:rsid w:val="00CF6D4C"/>
    <w:rsid w:val="00CF7516"/>
    <w:rsid w:val="00CF7A34"/>
    <w:rsid w:val="00D0010B"/>
    <w:rsid w:val="00D003E3"/>
    <w:rsid w:val="00D007E3"/>
    <w:rsid w:val="00D00847"/>
    <w:rsid w:val="00D01F3A"/>
    <w:rsid w:val="00D02BCC"/>
    <w:rsid w:val="00D032E4"/>
    <w:rsid w:val="00D03548"/>
    <w:rsid w:val="00D035C3"/>
    <w:rsid w:val="00D0412E"/>
    <w:rsid w:val="00D0444D"/>
    <w:rsid w:val="00D04655"/>
    <w:rsid w:val="00D04B98"/>
    <w:rsid w:val="00D04BCE"/>
    <w:rsid w:val="00D05755"/>
    <w:rsid w:val="00D06301"/>
    <w:rsid w:val="00D0632C"/>
    <w:rsid w:val="00D06379"/>
    <w:rsid w:val="00D07BFA"/>
    <w:rsid w:val="00D100C3"/>
    <w:rsid w:val="00D10375"/>
    <w:rsid w:val="00D1053B"/>
    <w:rsid w:val="00D108FB"/>
    <w:rsid w:val="00D10B09"/>
    <w:rsid w:val="00D10ED5"/>
    <w:rsid w:val="00D1129B"/>
    <w:rsid w:val="00D1145B"/>
    <w:rsid w:val="00D114AC"/>
    <w:rsid w:val="00D116F5"/>
    <w:rsid w:val="00D118E2"/>
    <w:rsid w:val="00D11BB3"/>
    <w:rsid w:val="00D11E33"/>
    <w:rsid w:val="00D124AF"/>
    <w:rsid w:val="00D12A40"/>
    <w:rsid w:val="00D12A96"/>
    <w:rsid w:val="00D12C3A"/>
    <w:rsid w:val="00D13ED7"/>
    <w:rsid w:val="00D13FE5"/>
    <w:rsid w:val="00D1440F"/>
    <w:rsid w:val="00D16164"/>
    <w:rsid w:val="00D16839"/>
    <w:rsid w:val="00D16B11"/>
    <w:rsid w:val="00D177A2"/>
    <w:rsid w:val="00D178CE"/>
    <w:rsid w:val="00D200A2"/>
    <w:rsid w:val="00D20205"/>
    <w:rsid w:val="00D2049B"/>
    <w:rsid w:val="00D204D3"/>
    <w:rsid w:val="00D20EE8"/>
    <w:rsid w:val="00D21579"/>
    <w:rsid w:val="00D21843"/>
    <w:rsid w:val="00D21910"/>
    <w:rsid w:val="00D21AF6"/>
    <w:rsid w:val="00D21B48"/>
    <w:rsid w:val="00D21C82"/>
    <w:rsid w:val="00D21DE7"/>
    <w:rsid w:val="00D22629"/>
    <w:rsid w:val="00D2408E"/>
    <w:rsid w:val="00D2410A"/>
    <w:rsid w:val="00D25968"/>
    <w:rsid w:val="00D27334"/>
    <w:rsid w:val="00D27C29"/>
    <w:rsid w:val="00D27FAD"/>
    <w:rsid w:val="00D30155"/>
    <w:rsid w:val="00D3030E"/>
    <w:rsid w:val="00D30E57"/>
    <w:rsid w:val="00D31696"/>
    <w:rsid w:val="00D32D02"/>
    <w:rsid w:val="00D33739"/>
    <w:rsid w:val="00D33891"/>
    <w:rsid w:val="00D33FD7"/>
    <w:rsid w:val="00D34696"/>
    <w:rsid w:val="00D34A59"/>
    <w:rsid w:val="00D34E27"/>
    <w:rsid w:val="00D3548F"/>
    <w:rsid w:val="00D356FC"/>
    <w:rsid w:val="00D35856"/>
    <w:rsid w:val="00D359DC"/>
    <w:rsid w:val="00D37093"/>
    <w:rsid w:val="00D375ED"/>
    <w:rsid w:val="00D37B13"/>
    <w:rsid w:val="00D37E80"/>
    <w:rsid w:val="00D40030"/>
    <w:rsid w:val="00D41629"/>
    <w:rsid w:val="00D41A94"/>
    <w:rsid w:val="00D41D2C"/>
    <w:rsid w:val="00D41FF7"/>
    <w:rsid w:val="00D420EA"/>
    <w:rsid w:val="00D425FF"/>
    <w:rsid w:val="00D433B2"/>
    <w:rsid w:val="00D436E8"/>
    <w:rsid w:val="00D4380C"/>
    <w:rsid w:val="00D43A90"/>
    <w:rsid w:val="00D43D9A"/>
    <w:rsid w:val="00D4416E"/>
    <w:rsid w:val="00D4454E"/>
    <w:rsid w:val="00D44FB4"/>
    <w:rsid w:val="00D45879"/>
    <w:rsid w:val="00D45C8C"/>
    <w:rsid w:val="00D46435"/>
    <w:rsid w:val="00D469FF"/>
    <w:rsid w:val="00D46DE4"/>
    <w:rsid w:val="00D46FEF"/>
    <w:rsid w:val="00D470A0"/>
    <w:rsid w:val="00D4760A"/>
    <w:rsid w:val="00D47FC4"/>
    <w:rsid w:val="00D504A3"/>
    <w:rsid w:val="00D505E5"/>
    <w:rsid w:val="00D52B1F"/>
    <w:rsid w:val="00D5314B"/>
    <w:rsid w:val="00D53A63"/>
    <w:rsid w:val="00D53AD1"/>
    <w:rsid w:val="00D54C15"/>
    <w:rsid w:val="00D54F15"/>
    <w:rsid w:val="00D556AC"/>
    <w:rsid w:val="00D55A79"/>
    <w:rsid w:val="00D55BE9"/>
    <w:rsid w:val="00D5677F"/>
    <w:rsid w:val="00D568C5"/>
    <w:rsid w:val="00D56E55"/>
    <w:rsid w:val="00D57103"/>
    <w:rsid w:val="00D57156"/>
    <w:rsid w:val="00D57AFF"/>
    <w:rsid w:val="00D57C62"/>
    <w:rsid w:val="00D6047F"/>
    <w:rsid w:val="00D605A5"/>
    <w:rsid w:val="00D60614"/>
    <w:rsid w:val="00D61021"/>
    <w:rsid w:val="00D61357"/>
    <w:rsid w:val="00D619AB"/>
    <w:rsid w:val="00D61A8E"/>
    <w:rsid w:val="00D61D88"/>
    <w:rsid w:val="00D62228"/>
    <w:rsid w:val="00D62863"/>
    <w:rsid w:val="00D62E2B"/>
    <w:rsid w:val="00D632ED"/>
    <w:rsid w:val="00D64D46"/>
    <w:rsid w:val="00D65146"/>
    <w:rsid w:val="00D6548F"/>
    <w:rsid w:val="00D6561B"/>
    <w:rsid w:val="00D676ED"/>
    <w:rsid w:val="00D67BF7"/>
    <w:rsid w:val="00D67D54"/>
    <w:rsid w:val="00D70A7B"/>
    <w:rsid w:val="00D71135"/>
    <w:rsid w:val="00D723A3"/>
    <w:rsid w:val="00D727E2"/>
    <w:rsid w:val="00D72D6D"/>
    <w:rsid w:val="00D73604"/>
    <w:rsid w:val="00D738D8"/>
    <w:rsid w:val="00D74567"/>
    <w:rsid w:val="00D7578F"/>
    <w:rsid w:val="00D75FCC"/>
    <w:rsid w:val="00D7610E"/>
    <w:rsid w:val="00D76175"/>
    <w:rsid w:val="00D76EEF"/>
    <w:rsid w:val="00D774EC"/>
    <w:rsid w:val="00D776DA"/>
    <w:rsid w:val="00D7785D"/>
    <w:rsid w:val="00D77F34"/>
    <w:rsid w:val="00D80933"/>
    <w:rsid w:val="00D8094E"/>
    <w:rsid w:val="00D80A80"/>
    <w:rsid w:val="00D8125D"/>
    <w:rsid w:val="00D81989"/>
    <w:rsid w:val="00D81B3F"/>
    <w:rsid w:val="00D81E17"/>
    <w:rsid w:val="00D825B6"/>
    <w:rsid w:val="00D82BC1"/>
    <w:rsid w:val="00D82DB8"/>
    <w:rsid w:val="00D837ED"/>
    <w:rsid w:val="00D83F17"/>
    <w:rsid w:val="00D8417A"/>
    <w:rsid w:val="00D84511"/>
    <w:rsid w:val="00D85020"/>
    <w:rsid w:val="00D851E7"/>
    <w:rsid w:val="00D85C3E"/>
    <w:rsid w:val="00D86430"/>
    <w:rsid w:val="00D864D5"/>
    <w:rsid w:val="00D86517"/>
    <w:rsid w:val="00D86D1A"/>
    <w:rsid w:val="00D875EB"/>
    <w:rsid w:val="00D87661"/>
    <w:rsid w:val="00D87891"/>
    <w:rsid w:val="00D87F18"/>
    <w:rsid w:val="00D90780"/>
    <w:rsid w:val="00D9082C"/>
    <w:rsid w:val="00D90F53"/>
    <w:rsid w:val="00D91CEC"/>
    <w:rsid w:val="00D923D6"/>
    <w:rsid w:val="00D93C11"/>
    <w:rsid w:val="00D93D45"/>
    <w:rsid w:val="00D94BC4"/>
    <w:rsid w:val="00D94C83"/>
    <w:rsid w:val="00D9541F"/>
    <w:rsid w:val="00D95B1F"/>
    <w:rsid w:val="00D96E8E"/>
    <w:rsid w:val="00D976D8"/>
    <w:rsid w:val="00D97894"/>
    <w:rsid w:val="00D97D4D"/>
    <w:rsid w:val="00DA032D"/>
    <w:rsid w:val="00DA0742"/>
    <w:rsid w:val="00DA0C3B"/>
    <w:rsid w:val="00DA1280"/>
    <w:rsid w:val="00DA2165"/>
    <w:rsid w:val="00DA22C1"/>
    <w:rsid w:val="00DA240B"/>
    <w:rsid w:val="00DA33E7"/>
    <w:rsid w:val="00DA3CAD"/>
    <w:rsid w:val="00DA3F9F"/>
    <w:rsid w:val="00DA44F8"/>
    <w:rsid w:val="00DA45AC"/>
    <w:rsid w:val="00DA45F8"/>
    <w:rsid w:val="00DA4D88"/>
    <w:rsid w:val="00DA4EEA"/>
    <w:rsid w:val="00DA4F31"/>
    <w:rsid w:val="00DA5111"/>
    <w:rsid w:val="00DA5913"/>
    <w:rsid w:val="00DA5BAE"/>
    <w:rsid w:val="00DA6CCF"/>
    <w:rsid w:val="00DA70F5"/>
    <w:rsid w:val="00DA75F0"/>
    <w:rsid w:val="00DA78C3"/>
    <w:rsid w:val="00DA7BAA"/>
    <w:rsid w:val="00DB077A"/>
    <w:rsid w:val="00DB0C4A"/>
    <w:rsid w:val="00DB1334"/>
    <w:rsid w:val="00DB1C89"/>
    <w:rsid w:val="00DB2017"/>
    <w:rsid w:val="00DB27A7"/>
    <w:rsid w:val="00DB2B6A"/>
    <w:rsid w:val="00DB2EC7"/>
    <w:rsid w:val="00DB31FF"/>
    <w:rsid w:val="00DB3246"/>
    <w:rsid w:val="00DB393F"/>
    <w:rsid w:val="00DB3B42"/>
    <w:rsid w:val="00DB44EE"/>
    <w:rsid w:val="00DB45A7"/>
    <w:rsid w:val="00DB4C32"/>
    <w:rsid w:val="00DB5BDB"/>
    <w:rsid w:val="00DB5E01"/>
    <w:rsid w:val="00DB61CB"/>
    <w:rsid w:val="00DB6626"/>
    <w:rsid w:val="00DB6AD3"/>
    <w:rsid w:val="00DB6FFF"/>
    <w:rsid w:val="00DB7301"/>
    <w:rsid w:val="00DB73A0"/>
    <w:rsid w:val="00DB7486"/>
    <w:rsid w:val="00DB74DC"/>
    <w:rsid w:val="00DB7A40"/>
    <w:rsid w:val="00DB7D16"/>
    <w:rsid w:val="00DB7EEF"/>
    <w:rsid w:val="00DC042A"/>
    <w:rsid w:val="00DC06A6"/>
    <w:rsid w:val="00DC0BC8"/>
    <w:rsid w:val="00DC1D8A"/>
    <w:rsid w:val="00DC1E2A"/>
    <w:rsid w:val="00DC23A3"/>
    <w:rsid w:val="00DC246F"/>
    <w:rsid w:val="00DC33E2"/>
    <w:rsid w:val="00DC438C"/>
    <w:rsid w:val="00DC4569"/>
    <w:rsid w:val="00DC4894"/>
    <w:rsid w:val="00DC4947"/>
    <w:rsid w:val="00DC4A01"/>
    <w:rsid w:val="00DC4E98"/>
    <w:rsid w:val="00DC4F15"/>
    <w:rsid w:val="00DC4FA1"/>
    <w:rsid w:val="00DC6C5A"/>
    <w:rsid w:val="00DC705B"/>
    <w:rsid w:val="00DC707C"/>
    <w:rsid w:val="00DC7326"/>
    <w:rsid w:val="00DC7CC9"/>
    <w:rsid w:val="00DC7CCA"/>
    <w:rsid w:val="00DD0CFE"/>
    <w:rsid w:val="00DD0DA6"/>
    <w:rsid w:val="00DD0DB2"/>
    <w:rsid w:val="00DD0F55"/>
    <w:rsid w:val="00DD0FFC"/>
    <w:rsid w:val="00DD12AB"/>
    <w:rsid w:val="00DD207E"/>
    <w:rsid w:val="00DD2F38"/>
    <w:rsid w:val="00DD384A"/>
    <w:rsid w:val="00DD3A28"/>
    <w:rsid w:val="00DD3AD2"/>
    <w:rsid w:val="00DD3E2D"/>
    <w:rsid w:val="00DD3E8D"/>
    <w:rsid w:val="00DD43CF"/>
    <w:rsid w:val="00DD4A90"/>
    <w:rsid w:val="00DD4B2D"/>
    <w:rsid w:val="00DD4EDB"/>
    <w:rsid w:val="00DD4F81"/>
    <w:rsid w:val="00DD549B"/>
    <w:rsid w:val="00DD5516"/>
    <w:rsid w:val="00DD5743"/>
    <w:rsid w:val="00DD5C85"/>
    <w:rsid w:val="00DD5D7C"/>
    <w:rsid w:val="00DD636F"/>
    <w:rsid w:val="00DD6B6D"/>
    <w:rsid w:val="00DD7680"/>
    <w:rsid w:val="00DD77F9"/>
    <w:rsid w:val="00DD7962"/>
    <w:rsid w:val="00DD7B71"/>
    <w:rsid w:val="00DD7DCC"/>
    <w:rsid w:val="00DD7FAA"/>
    <w:rsid w:val="00DE026D"/>
    <w:rsid w:val="00DE076A"/>
    <w:rsid w:val="00DE0A41"/>
    <w:rsid w:val="00DE10D7"/>
    <w:rsid w:val="00DE14E9"/>
    <w:rsid w:val="00DE1688"/>
    <w:rsid w:val="00DE1A4E"/>
    <w:rsid w:val="00DE1C3B"/>
    <w:rsid w:val="00DE1ED7"/>
    <w:rsid w:val="00DE26DE"/>
    <w:rsid w:val="00DE2945"/>
    <w:rsid w:val="00DE29D2"/>
    <w:rsid w:val="00DE33BC"/>
    <w:rsid w:val="00DE35F0"/>
    <w:rsid w:val="00DE4212"/>
    <w:rsid w:val="00DE4424"/>
    <w:rsid w:val="00DE45D0"/>
    <w:rsid w:val="00DE46F0"/>
    <w:rsid w:val="00DE4D69"/>
    <w:rsid w:val="00DE5BCD"/>
    <w:rsid w:val="00DE5EBB"/>
    <w:rsid w:val="00DE6DCF"/>
    <w:rsid w:val="00DE715A"/>
    <w:rsid w:val="00DE7571"/>
    <w:rsid w:val="00DE77F3"/>
    <w:rsid w:val="00DF0062"/>
    <w:rsid w:val="00DF009B"/>
    <w:rsid w:val="00DF20D5"/>
    <w:rsid w:val="00DF2151"/>
    <w:rsid w:val="00DF24E1"/>
    <w:rsid w:val="00DF2915"/>
    <w:rsid w:val="00DF3C93"/>
    <w:rsid w:val="00DF40A6"/>
    <w:rsid w:val="00DF44DA"/>
    <w:rsid w:val="00DF4591"/>
    <w:rsid w:val="00DF49BB"/>
    <w:rsid w:val="00DF4B06"/>
    <w:rsid w:val="00DF4FB3"/>
    <w:rsid w:val="00DF54B0"/>
    <w:rsid w:val="00DF626F"/>
    <w:rsid w:val="00DF6B2D"/>
    <w:rsid w:val="00DF6CAB"/>
    <w:rsid w:val="00DF781B"/>
    <w:rsid w:val="00E001F8"/>
    <w:rsid w:val="00E0057F"/>
    <w:rsid w:val="00E00670"/>
    <w:rsid w:val="00E009EE"/>
    <w:rsid w:val="00E00BBD"/>
    <w:rsid w:val="00E00CD8"/>
    <w:rsid w:val="00E00EE3"/>
    <w:rsid w:val="00E01066"/>
    <w:rsid w:val="00E026A3"/>
    <w:rsid w:val="00E029B6"/>
    <w:rsid w:val="00E029E9"/>
    <w:rsid w:val="00E02ABE"/>
    <w:rsid w:val="00E02BE1"/>
    <w:rsid w:val="00E02F96"/>
    <w:rsid w:val="00E033D5"/>
    <w:rsid w:val="00E03CA1"/>
    <w:rsid w:val="00E03CB2"/>
    <w:rsid w:val="00E03DE6"/>
    <w:rsid w:val="00E0402E"/>
    <w:rsid w:val="00E04078"/>
    <w:rsid w:val="00E04457"/>
    <w:rsid w:val="00E0490D"/>
    <w:rsid w:val="00E0499D"/>
    <w:rsid w:val="00E04CF0"/>
    <w:rsid w:val="00E04D70"/>
    <w:rsid w:val="00E0505C"/>
    <w:rsid w:val="00E058A7"/>
    <w:rsid w:val="00E05DCC"/>
    <w:rsid w:val="00E077DF"/>
    <w:rsid w:val="00E07875"/>
    <w:rsid w:val="00E07F2A"/>
    <w:rsid w:val="00E105DA"/>
    <w:rsid w:val="00E107A8"/>
    <w:rsid w:val="00E10B44"/>
    <w:rsid w:val="00E10CC7"/>
    <w:rsid w:val="00E11420"/>
    <w:rsid w:val="00E11514"/>
    <w:rsid w:val="00E11EA2"/>
    <w:rsid w:val="00E121F7"/>
    <w:rsid w:val="00E12B13"/>
    <w:rsid w:val="00E13830"/>
    <w:rsid w:val="00E14E2E"/>
    <w:rsid w:val="00E1519A"/>
    <w:rsid w:val="00E15456"/>
    <w:rsid w:val="00E15706"/>
    <w:rsid w:val="00E165EC"/>
    <w:rsid w:val="00E16B7E"/>
    <w:rsid w:val="00E16CD0"/>
    <w:rsid w:val="00E16FED"/>
    <w:rsid w:val="00E171DE"/>
    <w:rsid w:val="00E172DE"/>
    <w:rsid w:val="00E173C5"/>
    <w:rsid w:val="00E17F9A"/>
    <w:rsid w:val="00E21539"/>
    <w:rsid w:val="00E2183E"/>
    <w:rsid w:val="00E22200"/>
    <w:rsid w:val="00E228EF"/>
    <w:rsid w:val="00E2305C"/>
    <w:rsid w:val="00E2439C"/>
    <w:rsid w:val="00E2446C"/>
    <w:rsid w:val="00E248C8"/>
    <w:rsid w:val="00E24922"/>
    <w:rsid w:val="00E249B7"/>
    <w:rsid w:val="00E24A2A"/>
    <w:rsid w:val="00E257E8"/>
    <w:rsid w:val="00E25913"/>
    <w:rsid w:val="00E25963"/>
    <w:rsid w:val="00E25A67"/>
    <w:rsid w:val="00E25B5F"/>
    <w:rsid w:val="00E2625B"/>
    <w:rsid w:val="00E265AA"/>
    <w:rsid w:val="00E26B64"/>
    <w:rsid w:val="00E27430"/>
    <w:rsid w:val="00E279AD"/>
    <w:rsid w:val="00E32142"/>
    <w:rsid w:val="00E3245E"/>
    <w:rsid w:val="00E33381"/>
    <w:rsid w:val="00E333EE"/>
    <w:rsid w:val="00E343F8"/>
    <w:rsid w:val="00E34623"/>
    <w:rsid w:val="00E34BD0"/>
    <w:rsid w:val="00E352DE"/>
    <w:rsid w:val="00E35558"/>
    <w:rsid w:val="00E357C3"/>
    <w:rsid w:val="00E3581B"/>
    <w:rsid w:val="00E35A0E"/>
    <w:rsid w:val="00E35A62"/>
    <w:rsid w:val="00E35E4E"/>
    <w:rsid w:val="00E36D34"/>
    <w:rsid w:val="00E370AF"/>
    <w:rsid w:val="00E375FB"/>
    <w:rsid w:val="00E37C21"/>
    <w:rsid w:val="00E37CD1"/>
    <w:rsid w:val="00E402F4"/>
    <w:rsid w:val="00E40485"/>
    <w:rsid w:val="00E40788"/>
    <w:rsid w:val="00E409A1"/>
    <w:rsid w:val="00E40C40"/>
    <w:rsid w:val="00E4170B"/>
    <w:rsid w:val="00E41CCF"/>
    <w:rsid w:val="00E41ECD"/>
    <w:rsid w:val="00E4219E"/>
    <w:rsid w:val="00E423C5"/>
    <w:rsid w:val="00E425DE"/>
    <w:rsid w:val="00E425FE"/>
    <w:rsid w:val="00E42945"/>
    <w:rsid w:val="00E43045"/>
    <w:rsid w:val="00E4318D"/>
    <w:rsid w:val="00E43658"/>
    <w:rsid w:val="00E43BC9"/>
    <w:rsid w:val="00E44403"/>
    <w:rsid w:val="00E44528"/>
    <w:rsid w:val="00E44A87"/>
    <w:rsid w:val="00E44C4B"/>
    <w:rsid w:val="00E44E46"/>
    <w:rsid w:val="00E452DD"/>
    <w:rsid w:val="00E4560D"/>
    <w:rsid w:val="00E4578E"/>
    <w:rsid w:val="00E458AF"/>
    <w:rsid w:val="00E45AC1"/>
    <w:rsid w:val="00E45BD9"/>
    <w:rsid w:val="00E45C81"/>
    <w:rsid w:val="00E46119"/>
    <w:rsid w:val="00E4757A"/>
    <w:rsid w:val="00E4783E"/>
    <w:rsid w:val="00E478E7"/>
    <w:rsid w:val="00E47927"/>
    <w:rsid w:val="00E47B49"/>
    <w:rsid w:val="00E47FEB"/>
    <w:rsid w:val="00E5027C"/>
    <w:rsid w:val="00E50A6A"/>
    <w:rsid w:val="00E51387"/>
    <w:rsid w:val="00E51D2B"/>
    <w:rsid w:val="00E521CE"/>
    <w:rsid w:val="00E52387"/>
    <w:rsid w:val="00E52AD2"/>
    <w:rsid w:val="00E52B46"/>
    <w:rsid w:val="00E543B5"/>
    <w:rsid w:val="00E545FC"/>
    <w:rsid w:val="00E54817"/>
    <w:rsid w:val="00E54A42"/>
    <w:rsid w:val="00E54B5A"/>
    <w:rsid w:val="00E54C38"/>
    <w:rsid w:val="00E5516A"/>
    <w:rsid w:val="00E552C7"/>
    <w:rsid w:val="00E557E3"/>
    <w:rsid w:val="00E55A8A"/>
    <w:rsid w:val="00E55AA5"/>
    <w:rsid w:val="00E56072"/>
    <w:rsid w:val="00E5622B"/>
    <w:rsid w:val="00E564F1"/>
    <w:rsid w:val="00E56948"/>
    <w:rsid w:val="00E56A20"/>
    <w:rsid w:val="00E5742D"/>
    <w:rsid w:val="00E5788B"/>
    <w:rsid w:val="00E57BB0"/>
    <w:rsid w:val="00E60C5B"/>
    <w:rsid w:val="00E62567"/>
    <w:rsid w:val="00E627AB"/>
    <w:rsid w:val="00E62801"/>
    <w:rsid w:val="00E62F65"/>
    <w:rsid w:val="00E636AE"/>
    <w:rsid w:val="00E6371F"/>
    <w:rsid w:val="00E638A0"/>
    <w:rsid w:val="00E63BA1"/>
    <w:rsid w:val="00E63DDA"/>
    <w:rsid w:val="00E63E18"/>
    <w:rsid w:val="00E642D8"/>
    <w:rsid w:val="00E644DD"/>
    <w:rsid w:val="00E64786"/>
    <w:rsid w:val="00E64DF2"/>
    <w:rsid w:val="00E64F48"/>
    <w:rsid w:val="00E65472"/>
    <w:rsid w:val="00E66265"/>
    <w:rsid w:val="00E6641A"/>
    <w:rsid w:val="00E67007"/>
    <w:rsid w:val="00E6736A"/>
    <w:rsid w:val="00E67A20"/>
    <w:rsid w:val="00E67ECA"/>
    <w:rsid w:val="00E70172"/>
    <w:rsid w:val="00E702AC"/>
    <w:rsid w:val="00E7037D"/>
    <w:rsid w:val="00E70529"/>
    <w:rsid w:val="00E71633"/>
    <w:rsid w:val="00E71848"/>
    <w:rsid w:val="00E71A17"/>
    <w:rsid w:val="00E7212D"/>
    <w:rsid w:val="00E721AB"/>
    <w:rsid w:val="00E72473"/>
    <w:rsid w:val="00E7318D"/>
    <w:rsid w:val="00E73396"/>
    <w:rsid w:val="00E7375E"/>
    <w:rsid w:val="00E73D8C"/>
    <w:rsid w:val="00E7412E"/>
    <w:rsid w:val="00E74669"/>
    <w:rsid w:val="00E74DE6"/>
    <w:rsid w:val="00E752CF"/>
    <w:rsid w:val="00E75E71"/>
    <w:rsid w:val="00E75F37"/>
    <w:rsid w:val="00E7644B"/>
    <w:rsid w:val="00E766AD"/>
    <w:rsid w:val="00E7683D"/>
    <w:rsid w:val="00E768E1"/>
    <w:rsid w:val="00E76F52"/>
    <w:rsid w:val="00E7797B"/>
    <w:rsid w:val="00E77CF1"/>
    <w:rsid w:val="00E77E78"/>
    <w:rsid w:val="00E80AB0"/>
    <w:rsid w:val="00E811FE"/>
    <w:rsid w:val="00E815AF"/>
    <w:rsid w:val="00E81900"/>
    <w:rsid w:val="00E8235E"/>
    <w:rsid w:val="00E82513"/>
    <w:rsid w:val="00E8319C"/>
    <w:rsid w:val="00E833F1"/>
    <w:rsid w:val="00E83A41"/>
    <w:rsid w:val="00E83C57"/>
    <w:rsid w:val="00E83D76"/>
    <w:rsid w:val="00E83E71"/>
    <w:rsid w:val="00E83ECB"/>
    <w:rsid w:val="00E84098"/>
    <w:rsid w:val="00E847BB"/>
    <w:rsid w:val="00E85DFF"/>
    <w:rsid w:val="00E863D2"/>
    <w:rsid w:val="00E8654F"/>
    <w:rsid w:val="00E869B4"/>
    <w:rsid w:val="00E87915"/>
    <w:rsid w:val="00E8791D"/>
    <w:rsid w:val="00E87A5B"/>
    <w:rsid w:val="00E87E9D"/>
    <w:rsid w:val="00E912E5"/>
    <w:rsid w:val="00E9144E"/>
    <w:rsid w:val="00E92826"/>
    <w:rsid w:val="00E93664"/>
    <w:rsid w:val="00E93857"/>
    <w:rsid w:val="00E9399D"/>
    <w:rsid w:val="00E93A5A"/>
    <w:rsid w:val="00E9411D"/>
    <w:rsid w:val="00E949D2"/>
    <w:rsid w:val="00E94AC7"/>
    <w:rsid w:val="00E95505"/>
    <w:rsid w:val="00E9566A"/>
    <w:rsid w:val="00E95ADA"/>
    <w:rsid w:val="00E96355"/>
    <w:rsid w:val="00E963C5"/>
    <w:rsid w:val="00E96BE4"/>
    <w:rsid w:val="00E96F7D"/>
    <w:rsid w:val="00E96F97"/>
    <w:rsid w:val="00E97125"/>
    <w:rsid w:val="00E97749"/>
    <w:rsid w:val="00E97F19"/>
    <w:rsid w:val="00EA0236"/>
    <w:rsid w:val="00EA0515"/>
    <w:rsid w:val="00EA0B72"/>
    <w:rsid w:val="00EA1B5F"/>
    <w:rsid w:val="00EA1D19"/>
    <w:rsid w:val="00EA1EB5"/>
    <w:rsid w:val="00EA27A0"/>
    <w:rsid w:val="00EA3109"/>
    <w:rsid w:val="00EA3753"/>
    <w:rsid w:val="00EA4310"/>
    <w:rsid w:val="00EA563D"/>
    <w:rsid w:val="00EA57C5"/>
    <w:rsid w:val="00EA5B47"/>
    <w:rsid w:val="00EA624E"/>
    <w:rsid w:val="00EA64E3"/>
    <w:rsid w:val="00EA6861"/>
    <w:rsid w:val="00EA6B48"/>
    <w:rsid w:val="00EA7223"/>
    <w:rsid w:val="00EA7D5F"/>
    <w:rsid w:val="00EA7D7B"/>
    <w:rsid w:val="00EB0960"/>
    <w:rsid w:val="00EB100C"/>
    <w:rsid w:val="00EB13FC"/>
    <w:rsid w:val="00EB2642"/>
    <w:rsid w:val="00EB2B88"/>
    <w:rsid w:val="00EB3080"/>
    <w:rsid w:val="00EB36D2"/>
    <w:rsid w:val="00EB3EF1"/>
    <w:rsid w:val="00EB3FFA"/>
    <w:rsid w:val="00EB4B96"/>
    <w:rsid w:val="00EB5180"/>
    <w:rsid w:val="00EB597D"/>
    <w:rsid w:val="00EB6FA0"/>
    <w:rsid w:val="00EB773C"/>
    <w:rsid w:val="00EB78B0"/>
    <w:rsid w:val="00EC0574"/>
    <w:rsid w:val="00EC0946"/>
    <w:rsid w:val="00EC0B4A"/>
    <w:rsid w:val="00EC0F8D"/>
    <w:rsid w:val="00EC1B14"/>
    <w:rsid w:val="00EC1C6E"/>
    <w:rsid w:val="00EC1D31"/>
    <w:rsid w:val="00EC2E09"/>
    <w:rsid w:val="00EC3129"/>
    <w:rsid w:val="00EC315D"/>
    <w:rsid w:val="00EC3759"/>
    <w:rsid w:val="00EC3A7E"/>
    <w:rsid w:val="00EC3AB2"/>
    <w:rsid w:val="00EC415D"/>
    <w:rsid w:val="00EC5C08"/>
    <w:rsid w:val="00EC61FF"/>
    <w:rsid w:val="00EC6576"/>
    <w:rsid w:val="00EC66FA"/>
    <w:rsid w:val="00EC6FB1"/>
    <w:rsid w:val="00EC6FD3"/>
    <w:rsid w:val="00EC70CA"/>
    <w:rsid w:val="00EC78B7"/>
    <w:rsid w:val="00EC7ED8"/>
    <w:rsid w:val="00ED0C96"/>
    <w:rsid w:val="00ED0F1F"/>
    <w:rsid w:val="00ED1F32"/>
    <w:rsid w:val="00ED1FC0"/>
    <w:rsid w:val="00ED2C7E"/>
    <w:rsid w:val="00ED3068"/>
    <w:rsid w:val="00ED3253"/>
    <w:rsid w:val="00ED3B2A"/>
    <w:rsid w:val="00ED4000"/>
    <w:rsid w:val="00ED43A9"/>
    <w:rsid w:val="00ED56B4"/>
    <w:rsid w:val="00ED643B"/>
    <w:rsid w:val="00ED6651"/>
    <w:rsid w:val="00ED74F6"/>
    <w:rsid w:val="00ED7A1A"/>
    <w:rsid w:val="00EE144F"/>
    <w:rsid w:val="00EE20CB"/>
    <w:rsid w:val="00EE25C8"/>
    <w:rsid w:val="00EE2677"/>
    <w:rsid w:val="00EE2A2A"/>
    <w:rsid w:val="00EE2B39"/>
    <w:rsid w:val="00EE2B85"/>
    <w:rsid w:val="00EE30D8"/>
    <w:rsid w:val="00EE33C4"/>
    <w:rsid w:val="00EE33CE"/>
    <w:rsid w:val="00EE37E4"/>
    <w:rsid w:val="00EE38B3"/>
    <w:rsid w:val="00EE3BE7"/>
    <w:rsid w:val="00EE40EB"/>
    <w:rsid w:val="00EE5833"/>
    <w:rsid w:val="00EE623D"/>
    <w:rsid w:val="00EE62CF"/>
    <w:rsid w:val="00EE6524"/>
    <w:rsid w:val="00EE6698"/>
    <w:rsid w:val="00EE7047"/>
    <w:rsid w:val="00EE724D"/>
    <w:rsid w:val="00EE753F"/>
    <w:rsid w:val="00EE78FE"/>
    <w:rsid w:val="00EE793B"/>
    <w:rsid w:val="00EF108F"/>
    <w:rsid w:val="00EF11AA"/>
    <w:rsid w:val="00EF21B6"/>
    <w:rsid w:val="00EF2CAC"/>
    <w:rsid w:val="00EF2D17"/>
    <w:rsid w:val="00EF3BFE"/>
    <w:rsid w:val="00EF3D4C"/>
    <w:rsid w:val="00EF6000"/>
    <w:rsid w:val="00EF6156"/>
    <w:rsid w:val="00EF7152"/>
    <w:rsid w:val="00EF73D1"/>
    <w:rsid w:val="00EF7621"/>
    <w:rsid w:val="00EF7AD9"/>
    <w:rsid w:val="00F0045B"/>
    <w:rsid w:val="00F00AFF"/>
    <w:rsid w:val="00F012B3"/>
    <w:rsid w:val="00F01379"/>
    <w:rsid w:val="00F01424"/>
    <w:rsid w:val="00F01451"/>
    <w:rsid w:val="00F0274B"/>
    <w:rsid w:val="00F02806"/>
    <w:rsid w:val="00F02980"/>
    <w:rsid w:val="00F02BD7"/>
    <w:rsid w:val="00F031D0"/>
    <w:rsid w:val="00F03ADA"/>
    <w:rsid w:val="00F03F84"/>
    <w:rsid w:val="00F0411C"/>
    <w:rsid w:val="00F04201"/>
    <w:rsid w:val="00F04B57"/>
    <w:rsid w:val="00F04EC1"/>
    <w:rsid w:val="00F053F0"/>
    <w:rsid w:val="00F05D16"/>
    <w:rsid w:val="00F06B80"/>
    <w:rsid w:val="00F06EE4"/>
    <w:rsid w:val="00F0726F"/>
    <w:rsid w:val="00F07D4D"/>
    <w:rsid w:val="00F10124"/>
    <w:rsid w:val="00F1065A"/>
    <w:rsid w:val="00F10811"/>
    <w:rsid w:val="00F10D4D"/>
    <w:rsid w:val="00F11126"/>
    <w:rsid w:val="00F11BA1"/>
    <w:rsid w:val="00F11E5F"/>
    <w:rsid w:val="00F12051"/>
    <w:rsid w:val="00F1356C"/>
    <w:rsid w:val="00F13997"/>
    <w:rsid w:val="00F13DBB"/>
    <w:rsid w:val="00F1422D"/>
    <w:rsid w:val="00F14635"/>
    <w:rsid w:val="00F1464A"/>
    <w:rsid w:val="00F15130"/>
    <w:rsid w:val="00F154A3"/>
    <w:rsid w:val="00F15914"/>
    <w:rsid w:val="00F15DBE"/>
    <w:rsid w:val="00F167A8"/>
    <w:rsid w:val="00F1715C"/>
    <w:rsid w:val="00F173EA"/>
    <w:rsid w:val="00F1796F"/>
    <w:rsid w:val="00F20238"/>
    <w:rsid w:val="00F2066E"/>
    <w:rsid w:val="00F20BBC"/>
    <w:rsid w:val="00F21281"/>
    <w:rsid w:val="00F213D9"/>
    <w:rsid w:val="00F218CB"/>
    <w:rsid w:val="00F220EB"/>
    <w:rsid w:val="00F2281D"/>
    <w:rsid w:val="00F22EA5"/>
    <w:rsid w:val="00F22EAC"/>
    <w:rsid w:val="00F22FFC"/>
    <w:rsid w:val="00F23268"/>
    <w:rsid w:val="00F2326D"/>
    <w:rsid w:val="00F23A41"/>
    <w:rsid w:val="00F24F4C"/>
    <w:rsid w:val="00F24F91"/>
    <w:rsid w:val="00F25118"/>
    <w:rsid w:val="00F2539A"/>
    <w:rsid w:val="00F2565D"/>
    <w:rsid w:val="00F265DD"/>
    <w:rsid w:val="00F26CD3"/>
    <w:rsid w:val="00F272FF"/>
    <w:rsid w:val="00F30ADF"/>
    <w:rsid w:val="00F3120C"/>
    <w:rsid w:val="00F31B1F"/>
    <w:rsid w:val="00F3292E"/>
    <w:rsid w:val="00F332C0"/>
    <w:rsid w:val="00F336EC"/>
    <w:rsid w:val="00F338EB"/>
    <w:rsid w:val="00F344D4"/>
    <w:rsid w:val="00F3456B"/>
    <w:rsid w:val="00F347D9"/>
    <w:rsid w:val="00F34956"/>
    <w:rsid w:val="00F35581"/>
    <w:rsid w:val="00F357B3"/>
    <w:rsid w:val="00F35B69"/>
    <w:rsid w:val="00F36600"/>
    <w:rsid w:val="00F36914"/>
    <w:rsid w:val="00F36C18"/>
    <w:rsid w:val="00F371AE"/>
    <w:rsid w:val="00F373F2"/>
    <w:rsid w:val="00F37CB9"/>
    <w:rsid w:val="00F37F1E"/>
    <w:rsid w:val="00F37FC2"/>
    <w:rsid w:val="00F40013"/>
    <w:rsid w:val="00F400B3"/>
    <w:rsid w:val="00F40467"/>
    <w:rsid w:val="00F40FDB"/>
    <w:rsid w:val="00F41A24"/>
    <w:rsid w:val="00F41CAF"/>
    <w:rsid w:val="00F42C92"/>
    <w:rsid w:val="00F43D54"/>
    <w:rsid w:val="00F443C7"/>
    <w:rsid w:val="00F450C8"/>
    <w:rsid w:val="00F46110"/>
    <w:rsid w:val="00F46A26"/>
    <w:rsid w:val="00F46B9B"/>
    <w:rsid w:val="00F479EE"/>
    <w:rsid w:val="00F5091D"/>
    <w:rsid w:val="00F51236"/>
    <w:rsid w:val="00F519FD"/>
    <w:rsid w:val="00F51B27"/>
    <w:rsid w:val="00F521CA"/>
    <w:rsid w:val="00F5248E"/>
    <w:rsid w:val="00F52805"/>
    <w:rsid w:val="00F52886"/>
    <w:rsid w:val="00F52BAA"/>
    <w:rsid w:val="00F532CB"/>
    <w:rsid w:val="00F53B82"/>
    <w:rsid w:val="00F540F4"/>
    <w:rsid w:val="00F54B69"/>
    <w:rsid w:val="00F54D41"/>
    <w:rsid w:val="00F54E89"/>
    <w:rsid w:val="00F56A59"/>
    <w:rsid w:val="00F56D21"/>
    <w:rsid w:val="00F56FE0"/>
    <w:rsid w:val="00F570CB"/>
    <w:rsid w:val="00F57900"/>
    <w:rsid w:val="00F57A1D"/>
    <w:rsid w:val="00F57B18"/>
    <w:rsid w:val="00F57E86"/>
    <w:rsid w:val="00F60286"/>
    <w:rsid w:val="00F60609"/>
    <w:rsid w:val="00F60756"/>
    <w:rsid w:val="00F609A3"/>
    <w:rsid w:val="00F60A4D"/>
    <w:rsid w:val="00F617DC"/>
    <w:rsid w:val="00F61CCA"/>
    <w:rsid w:val="00F61D78"/>
    <w:rsid w:val="00F62B3E"/>
    <w:rsid w:val="00F637C5"/>
    <w:rsid w:val="00F63C9F"/>
    <w:rsid w:val="00F63FB4"/>
    <w:rsid w:val="00F6406A"/>
    <w:rsid w:val="00F642FF"/>
    <w:rsid w:val="00F64DE4"/>
    <w:rsid w:val="00F65221"/>
    <w:rsid w:val="00F653C8"/>
    <w:rsid w:val="00F661A7"/>
    <w:rsid w:val="00F66467"/>
    <w:rsid w:val="00F6670A"/>
    <w:rsid w:val="00F66A6D"/>
    <w:rsid w:val="00F67199"/>
    <w:rsid w:val="00F67C5D"/>
    <w:rsid w:val="00F67E76"/>
    <w:rsid w:val="00F67FB3"/>
    <w:rsid w:val="00F70172"/>
    <w:rsid w:val="00F70BAD"/>
    <w:rsid w:val="00F70FD9"/>
    <w:rsid w:val="00F719AD"/>
    <w:rsid w:val="00F720FE"/>
    <w:rsid w:val="00F72F3D"/>
    <w:rsid w:val="00F73664"/>
    <w:rsid w:val="00F73E57"/>
    <w:rsid w:val="00F7413C"/>
    <w:rsid w:val="00F753B3"/>
    <w:rsid w:val="00F75D56"/>
    <w:rsid w:val="00F75DBA"/>
    <w:rsid w:val="00F769D3"/>
    <w:rsid w:val="00F76E97"/>
    <w:rsid w:val="00F778C6"/>
    <w:rsid w:val="00F778D1"/>
    <w:rsid w:val="00F77EEB"/>
    <w:rsid w:val="00F809DD"/>
    <w:rsid w:val="00F80B98"/>
    <w:rsid w:val="00F80E93"/>
    <w:rsid w:val="00F81AD1"/>
    <w:rsid w:val="00F81EE4"/>
    <w:rsid w:val="00F81FDD"/>
    <w:rsid w:val="00F82000"/>
    <w:rsid w:val="00F82072"/>
    <w:rsid w:val="00F82F20"/>
    <w:rsid w:val="00F83200"/>
    <w:rsid w:val="00F84FE7"/>
    <w:rsid w:val="00F854FD"/>
    <w:rsid w:val="00F86193"/>
    <w:rsid w:val="00F861AB"/>
    <w:rsid w:val="00F86252"/>
    <w:rsid w:val="00F86C38"/>
    <w:rsid w:val="00F875CF"/>
    <w:rsid w:val="00F87E22"/>
    <w:rsid w:val="00F90B08"/>
    <w:rsid w:val="00F90D39"/>
    <w:rsid w:val="00F91DB5"/>
    <w:rsid w:val="00F9224F"/>
    <w:rsid w:val="00F92540"/>
    <w:rsid w:val="00F929BD"/>
    <w:rsid w:val="00F929C9"/>
    <w:rsid w:val="00F93450"/>
    <w:rsid w:val="00F93B34"/>
    <w:rsid w:val="00F93E31"/>
    <w:rsid w:val="00F93F3C"/>
    <w:rsid w:val="00F945A2"/>
    <w:rsid w:val="00F94AEA"/>
    <w:rsid w:val="00F95331"/>
    <w:rsid w:val="00F96606"/>
    <w:rsid w:val="00F96D8C"/>
    <w:rsid w:val="00F96F35"/>
    <w:rsid w:val="00F96F39"/>
    <w:rsid w:val="00F979A1"/>
    <w:rsid w:val="00F97AE9"/>
    <w:rsid w:val="00FA0421"/>
    <w:rsid w:val="00FA056A"/>
    <w:rsid w:val="00FA0628"/>
    <w:rsid w:val="00FA06C2"/>
    <w:rsid w:val="00FA0914"/>
    <w:rsid w:val="00FA0C2E"/>
    <w:rsid w:val="00FA10F3"/>
    <w:rsid w:val="00FA1216"/>
    <w:rsid w:val="00FA123F"/>
    <w:rsid w:val="00FA2D45"/>
    <w:rsid w:val="00FA2DC8"/>
    <w:rsid w:val="00FA2FD4"/>
    <w:rsid w:val="00FA36FC"/>
    <w:rsid w:val="00FA44E4"/>
    <w:rsid w:val="00FA46D2"/>
    <w:rsid w:val="00FA541E"/>
    <w:rsid w:val="00FA5986"/>
    <w:rsid w:val="00FA5C58"/>
    <w:rsid w:val="00FA5E83"/>
    <w:rsid w:val="00FA6E80"/>
    <w:rsid w:val="00FA72CA"/>
    <w:rsid w:val="00FA7716"/>
    <w:rsid w:val="00FA773C"/>
    <w:rsid w:val="00FA7F0C"/>
    <w:rsid w:val="00FB0157"/>
    <w:rsid w:val="00FB0C6D"/>
    <w:rsid w:val="00FB0CDA"/>
    <w:rsid w:val="00FB116E"/>
    <w:rsid w:val="00FB12A3"/>
    <w:rsid w:val="00FB176D"/>
    <w:rsid w:val="00FB1CD6"/>
    <w:rsid w:val="00FB1CDF"/>
    <w:rsid w:val="00FB27AE"/>
    <w:rsid w:val="00FB2EC9"/>
    <w:rsid w:val="00FB35C8"/>
    <w:rsid w:val="00FB3CD9"/>
    <w:rsid w:val="00FB3F47"/>
    <w:rsid w:val="00FB4B4F"/>
    <w:rsid w:val="00FB518B"/>
    <w:rsid w:val="00FB561E"/>
    <w:rsid w:val="00FB5749"/>
    <w:rsid w:val="00FB5828"/>
    <w:rsid w:val="00FB6240"/>
    <w:rsid w:val="00FB68AB"/>
    <w:rsid w:val="00FB6B0E"/>
    <w:rsid w:val="00FB7ED0"/>
    <w:rsid w:val="00FC139A"/>
    <w:rsid w:val="00FC199D"/>
    <w:rsid w:val="00FC30B1"/>
    <w:rsid w:val="00FC3DA0"/>
    <w:rsid w:val="00FC3DA3"/>
    <w:rsid w:val="00FC4692"/>
    <w:rsid w:val="00FC48F5"/>
    <w:rsid w:val="00FC4D4A"/>
    <w:rsid w:val="00FC4F80"/>
    <w:rsid w:val="00FC4F94"/>
    <w:rsid w:val="00FC4FFB"/>
    <w:rsid w:val="00FC53B6"/>
    <w:rsid w:val="00FC56E9"/>
    <w:rsid w:val="00FC5A53"/>
    <w:rsid w:val="00FC68D3"/>
    <w:rsid w:val="00FC6979"/>
    <w:rsid w:val="00FC7DC5"/>
    <w:rsid w:val="00FD00F3"/>
    <w:rsid w:val="00FD0133"/>
    <w:rsid w:val="00FD016C"/>
    <w:rsid w:val="00FD07C1"/>
    <w:rsid w:val="00FD08B8"/>
    <w:rsid w:val="00FD0F33"/>
    <w:rsid w:val="00FD188B"/>
    <w:rsid w:val="00FD2036"/>
    <w:rsid w:val="00FD2140"/>
    <w:rsid w:val="00FD2916"/>
    <w:rsid w:val="00FD2D8F"/>
    <w:rsid w:val="00FD2E3F"/>
    <w:rsid w:val="00FD320D"/>
    <w:rsid w:val="00FD378E"/>
    <w:rsid w:val="00FD387B"/>
    <w:rsid w:val="00FD3B7D"/>
    <w:rsid w:val="00FD551D"/>
    <w:rsid w:val="00FD56E7"/>
    <w:rsid w:val="00FD57E9"/>
    <w:rsid w:val="00FD6B6D"/>
    <w:rsid w:val="00FD6FB8"/>
    <w:rsid w:val="00FD7CEF"/>
    <w:rsid w:val="00FD7EAD"/>
    <w:rsid w:val="00FE0A53"/>
    <w:rsid w:val="00FE0B38"/>
    <w:rsid w:val="00FE0E6D"/>
    <w:rsid w:val="00FE12DE"/>
    <w:rsid w:val="00FE1DAD"/>
    <w:rsid w:val="00FE2277"/>
    <w:rsid w:val="00FE22BF"/>
    <w:rsid w:val="00FE26F1"/>
    <w:rsid w:val="00FE29A5"/>
    <w:rsid w:val="00FE2FBB"/>
    <w:rsid w:val="00FE30DB"/>
    <w:rsid w:val="00FE3192"/>
    <w:rsid w:val="00FE335F"/>
    <w:rsid w:val="00FE551E"/>
    <w:rsid w:val="00FE57C3"/>
    <w:rsid w:val="00FE5C13"/>
    <w:rsid w:val="00FE5D78"/>
    <w:rsid w:val="00FE67EB"/>
    <w:rsid w:val="00FE6EE4"/>
    <w:rsid w:val="00FE6FB7"/>
    <w:rsid w:val="00FE7B3D"/>
    <w:rsid w:val="00FE7E0B"/>
    <w:rsid w:val="00FF1117"/>
    <w:rsid w:val="00FF1A5F"/>
    <w:rsid w:val="00FF1A74"/>
    <w:rsid w:val="00FF2236"/>
    <w:rsid w:val="00FF2312"/>
    <w:rsid w:val="00FF25B8"/>
    <w:rsid w:val="00FF25E7"/>
    <w:rsid w:val="00FF2D94"/>
    <w:rsid w:val="00FF3113"/>
    <w:rsid w:val="00FF3797"/>
    <w:rsid w:val="00FF4B24"/>
    <w:rsid w:val="00FF4ED1"/>
    <w:rsid w:val="00FF56AB"/>
    <w:rsid w:val="00FF5FFA"/>
    <w:rsid w:val="00FF6597"/>
    <w:rsid w:val="00FF78C6"/>
    <w:rsid w:val="00FF7DF2"/>
    <w:rsid w:val="00FF7EF1"/>
    <w:rsid w:val="012C4168"/>
    <w:rsid w:val="0149C931"/>
    <w:rsid w:val="014A6FF9"/>
    <w:rsid w:val="018901E7"/>
    <w:rsid w:val="01A5837A"/>
    <w:rsid w:val="01FECA9E"/>
    <w:rsid w:val="020D1C8E"/>
    <w:rsid w:val="0264B0FD"/>
    <w:rsid w:val="02E79F33"/>
    <w:rsid w:val="030B8180"/>
    <w:rsid w:val="036E724D"/>
    <w:rsid w:val="04031535"/>
    <w:rsid w:val="04783EBF"/>
    <w:rsid w:val="04C75E4C"/>
    <w:rsid w:val="04CB3025"/>
    <w:rsid w:val="04E520BC"/>
    <w:rsid w:val="05034DE2"/>
    <w:rsid w:val="052E35C8"/>
    <w:rsid w:val="05354210"/>
    <w:rsid w:val="0556B6FE"/>
    <w:rsid w:val="0566E8C5"/>
    <w:rsid w:val="05852E80"/>
    <w:rsid w:val="05A951C5"/>
    <w:rsid w:val="0794B34C"/>
    <w:rsid w:val="07C3DE35"/>
    <w:rsid w:val="083D30ED"/>
    <w:rsid w:val="09D730AE"/>
    <w:rsid w:val="0B0BAF9A"/>
    <w:rsid w:val="0B68F5E5"/>
    <w:rsid w:val="0B7E6C8B"/>
    <w:rsid w:val="0B967403"/>
    <w:rsid w:val="0BC9D803"/>
    <w:rsid w:val="0BF43EA6"/>
    <w:rsid w:val="0C938C6B"/>
    <w:rsid w:val="0D325D42"/>
    <w:rsid w:val="0DA387E7"/>
    <w:rsid w:val="0DE926C1"/>
    <w:rsid w:val="0DED713B"/>
    <w:rsid w:val="0FBC52CF"/>
    <w:rsid w:val="0FDD23E2"/>
    <w:rsid w:val="10057C73"/>
    <w:rsid w:val="100CC387"/>
    <w:rsid w:val="109E4267"/>
    <w:rsid w:val="1141DBFE"/>
    <w:rsid w:val="1146D9D4"/>
    <w:rsid w:val="11B3225A"/>
    <w:rsid w:val="11C5986A"/>
    <w:rsid w:val="11C85A38"/>
    <w:rsid w:val="12909CCF"/>
    <w:rsid w:val="12CE7655"/>
    <w:rsid w:val="1308A8D7"/>
    <w:rsid w:val="13E52E7C"/>
    <w:rsid w:val="14835E9D"/>
    <w:rsid w:val="15058EE5"/>
    <w:rsid w:val="15FFC34D"/>
    <w:rsid w:val="1618BF37"/>
    <w:rsid w:val="16916195"/>
    <w:rsid w:val="16CEF283"/>
    <w:rsid w:val="16D53DF1"/>
    <w:rsid w:val="17844BA8"/>
    <w:rsid w:val="17D9423C"/>
    <w:rsid w:val="17EB4FBA"/>
    <w:rsid w:val="18057CFC"/>
    <w:rsid w:val="18719BC8"/>
    <w:rsid w:val="18842511"/>
    <w:rsid w:val="194E3D1E"/>
    <w:rsid w:val="1951D48A"/>
    <w:rsid w:val="1972D7A6"/>
    <w:rsid w:val="19FA3167"/>
    <w:rsid w:val="1A77935A"/>
    <w:rsid w:val="1B749BA5"/>
    <w:rsid w:val="1BD8B862"/>
    <w:rsid w:val="1C3A1431"/>
    <w:rsid w:val="1C5EDF02"/>
    <w:rsid w:val="1C81206E"/>
    <w:rsid w:val="1D22579A"/>
    <w:rsid w:val="1D8DF112"/>
    <w:rsid w:val="1E210629"/>
    <w:rsid w:val="1EC91A5C"/>
    <w:rsid w:val="1EDD242F"/>
    <w:rsid w:val="1F67FC88"/>
    <w:rsid w:val="1FD958E7"/>
    <w:rsid w:val="205720AD"/>
    <w:rsid w:val="207AB2AB"/>
    <w:rsid w:val="20E1BE45"/>
    <w:rsid w:val="21247F16"/>
    <w:rsid w:val="217D22EB"/>
    <w:rsid w:val="22785B9A"/>
    <w:rsid w:val="229C4752"/>
    <w:rsid w:val="22B5C8A1"/>
    <w:rsid w:val="22FA41EE"/>
    <w:rsid w:val="2328D4FC"/>
    <w:rsid w:val="23ADA25F"/>
    <w:rsid w:val="23D2B8E4"/>
    <w:rsid w:val="24411CE2"/>
    <w:rsid w:val="2454DA8D"/>
    <w:rsid w:val="246784B8"/>
    <w:rsid w:val="246B8F90"/>
    <w:rsid w:val="24F39666"/>
    <w:rsid w:val="25086DC7"/>
    <w:rsid w:val="25188E6D"/>
    <w:rsid w:val="25269C04"/>
    <w:rsid w:val="254552EA"/>
    <w:rsid w:val="25C87198"/>
    <w:rsid w:val="264B14DA"/>
    <w:rsid w:val="26665C29"/>
    <w:rsid w:val="26D8B82B"/>
    <w:rsid w:val="2741872C"/>
    <w:rsid w:val="283B1FE1"/>
    <w:rsid w:val="2855400A"/>
    <w:rsid w:val="28713EC8"/>
    <w:rsid w:val="28D84896"/>
    <w:rsid w:val="2927F5C9"/>
    <w:rsid w:val="299CDFB9"/>
    <w:rsid w:val="29FD72B2"/>
    <w:rsid w:val="2A6F9821"/>
    <w:rsid w:val="2AEC865C"/>
    <w:rsid w:val="2B4EB86E"/>
    <w:rsid w:val="2B726867"/>
    <w:rsid w:val="2C6FCD0C"/>
    <w:rsid w:val="2C8F59E4"/>
    <w:rsid w:val="2D2AEAA6"/>
    <w:rsid w:val="2D737811"/>
    <w:rsid w:val="2E518EFC"/>
    <w:rsid w:val="2ED9A621"/>
    <w:rsid w:val="305F4311"/>
    <w:rsid w:val="30BC191F"/>
    <w:rsid w:val="30F2F8E5"/>
    <w:rsid w:val="31812C2B"/>
    <w:rsid w:val="3263F2C8"/>
    <w:rsid w:val="32A78F18"/>
    <w:rsid w:val="332D9424"/>
    <w:rsid w:val="346448D9"/>
    <w:rsid w:val="349F2418"/>
    <w:rsid w:val="34DA5739"/>
    <w:rsid w:val="34FAC273"/>
    <w:rsid w:val="3538B04C"/>
    <w:rsid w:val="35A3A2DF"/>
    <w:rsid w:val="35D98EC2"/>
    <w:rsid w:val="35E30907"/>
    <w:rsid w:val="36965A8E"/>
    <w:rsid w:val="36F930CC"/>
    <w:rsid w:val="374126A5"/>
    <w:rsid w:val="378F09B6"/>
    <w:rsid w:val="37AE9393"/>
    <w:rsid w:val="37CD93D7"/>
    <w:rsid w:val="37EB18B7"/>
    <w:rsid w:val="38E9015F"/>
    <w:rsid w:val="39A0CAB5"/>
    <w:rsid w:val="3A20942E"/>
    <w:rsid w:val="3A9FF756"/>
    <w:rsid w:val="3ADB1D64"/>
    <w:rsid w:val="3B28882F"/>
    <w:rsid w:val="3B30BC60"/>
    <w:rsid w:val="3BDCCECF"/>
    <w:rsid w:val="3C204907"/>
    <w:rsid w:val="3C9957A6"/>
    <w:rsid w:val="3CA66D6E"/>
    <w:rsid w:val="3CF680FF"/>
    <w:rsid w:val="3D7F58E1"/>
    <w:rsid w:val="3DABD4A9"/>
    <w:rsid w:val="3DAF1557"/>
    <w:rsid w:val="3DE7D8FC"/>
    <w:rsid w:val="3E5EDA0E"/>
    <w:rsid w:val="3F326EA5"/>
    <w:rsid w:val="3F6DD26A"/>
    <w:rsid w:val="3F836900"/>
    <w:rsid w:val="3FB5B489"/>
    <w:rsid w:val="3FECF100"/>
    <w:rsid w:val="3FF85EE4"/>
    <w:rsid w:val="40A1EFF3"/>
    <w:rsid w:val="40E27BA1"/>
    <w:rsid w:val="40FD0C9C"/>
    <w:rsid w:val="412CB9E8"/>
    <w:rsid w:val="41BE53AB"/>
    <w:rsid w:val="42068CE4"/>
    <w:rsid w:val="422CF052"/>
    <w:rsid w:val="423CD9CB"/>
    <w:rsid w:val="42921018"/>
    <w:rsid w:val="436DC112"/>
    <w:rsid w:val="44DC34C1"/>
    <w:rsid w:val="45126EC7"/>
    <w:rsid w:val="451DEC7F"/>
    <w:rsid w:val="458C12C1"/>
    <w:rsid w:val="45CBF751"/>
    <w:rsid w:val="45D96129"/>
    <w:rsid w:val="46239FB9"/>
    <w:rsid w:val="46323E06"/>
    <w:rsid w:val="4632B663"/>
    <w:rsid w:val="4760F593"/>
    <w:rsid w:val="47BBC1C3"/>
    <w:rsid w:val="484BBA99"/>
    <w:rsid w:val="48519FCB"/>
    <w:rsid w:val="485DD6B8"/>
    <w:rsid w:val="490D2644"/>
    <w:rsid w:val="49449E26"/>
    <w:rsid w:val="497E5044"/>
    <w:rsid w:val="4988E25D"/>
    <w:rsid w:val="49956CC2"/>
    <w:rsid w:val="4A2FE1A7"/>
    <w:rsid w:val="4B057FC7"/>
    <w:rsid w:val="4BE7AFFC"/>
    <w:rsid w:val="4C552DB9"/>
    <w:rsid w:val="4D4C322D"/>
    <w:rsid w:val="4DEC69BC"/>
    <w:rsid w:val="4DECB05B"/>
    <w:rsid w:val="4F000074"/>
    <w:rsid w:val="4F12C9C7"/>
    <w:rsid w:val="4F53D30D"/>
    <w:rsid w:val="4FC3D80D"/>
    <w:rsid w:val="4FC6AA7F"/>
    <w:rsid w:val="4FDE649E"/>
    <w:rsid w:val="503F9A23"/>
    <w:rsid w:val="505F8ACA"/>
    <w:rsid w:val="50DD972B"/>
    <w:rsid w:val="50F4DEFF"/>
    <w:rsid w:val="5102253A"/>
    <w:rsid w:val="512CDB1A"/>
    <w:rsid w:val="5139D36A"/>
    <w:rsid w:val="5181564C"/>
    <w:rsid w:val="51D9B10B"/>
    <w:rsid w:val="525B2B8D"/>
    <w:rsid w:val="5277CCDB"/>
    <w:rsid w:val="5329CEED"/>
    <w:rsid w:val="533080DD"/>
    <w:rsid w:val="535094AC"/>
    <w:rsid w:val="537A4061"/>
    <w:rsid w:val="5426DF36"/>
    <w:rsid w:val="5485ADDA"/>
    <w:rsid w:val="54B55EAD"/>
    <w:rsid w:val="54E74D1F"/>
    <w:rsid w:val="55747124"/>
    <w:rsid w:val="55C56A75"/>
    <w:rsid w:val="55CF104A"/>
    <w:rsid w:val="55FB71B8"/>
    <w:rsid w:val="5602F587"/>
    <w:rsid w:val="5612D2F7"/>
    <w:rsid w:val="564637A2"/>
    <w:rsid w:val="568A81F4"/>
    <w:rsid w:val="569901B7"/>
    <w:rsid w:val="56B9AF7B"/>
    <w:rsid w:val="56CC57D3"/>
    <w:rsid w:val="572BAA54"/>
    <w:rsid w:val="57D55FD9"/>
    <w:rsid w:val="58248B63"/>
    <w:rsid w:val="583F98DB"/>
    <w:rsid w:val="589D70FA"/>
    <w:rsid w:val="58B8CCE4"/>
    <w:rsid w:val="58F2AB98"/>
    <w:rsid w:val="599C61BD"/>
    <w:rsid w:val="59F9EEB2"/>
    <w:rsid w:val="5C6290F5"/>
    <w:rsid w:val="5C6F06D4"/>
    <w:rsid w:val="5D2C9EBB"/>
    <w:rsid w:val="5D4AFE57"/>
    <w:rsid w:val="5D8E18FC"/>
    <w:rsid w:val="5DD71E0E"/>
    <w:rsid w:val="5EA2CF21"/>
    <w:rsid w:val="5F866FC9"/>
    <w:rsid w:val="607361A6"/>
    <w:rsid w:val="607CA7CA"/>
    <w:rsid w:val="60D96B63"/>
    <w:rsid w:val="617FA759"/>
    <w:rsid w:val="61916432"/>
    <w:rsid w:val="61D25DA7"/>
    <w:rsid w:val="62305D49"/>
    <w:rsid w:val="6249AFA3"/>
    <w:rsid w:val="628E31FE"/>
    <w:rsid w:val="6295963E"/>
    <w:rsid w:val="62F9DAA5"/>
    <w:rsid w:val="62F9E6F3"/>
    <w:rsid w:val="632B096B"/>
    <w:rsid w:val="636FEBF6"/>
    <w:rsid w:val="63C76679"/>
    <w:rsid w:val="63FA4EB0"/>
    <w:rsid w:val="65422669"/>
    <w:rsid w:val="659B0F44"/>
    <w:rsid w:val="66571E22"/>
    <w:rsid w:val="667BF688"/>
    <w:rsid w:val="66B2FF38"/>
    <w:rsid w:val="66D6A0C6"/>
    <w:rsid w:val="66EC76B1"/>
    <w:rsid w:val="68102F63"/>
    <w:rsid w:val="68DF7CE5"/>
    <w:rsid w:val="691FE5E5"/>
    <w:rsid w:val="6927228F"/>
    <w:rsid w:val="69B9C655"/>
    <w:rsid w:val="6AE86342"/>
    <w:rsid w:val="6B46040D"/>
    <w:rsid w:val="6BFE9644"/>
    <w:rsid w:val="6C99704C"/>
    <w:rsid w:val="6CBD6CEE"/>
    <w:rsid w:val="6D3C0BAF"/>
    <w:rsid w:val="6D48BC65"/>
    <w:rsid w:val="6D9F8DA3"/>
    <w:rsid w:val="6E223862"/>
    <w:rsid w:val="6E7C8F0D"/>
    <w:rsid w:val="6F027B1A"/>
    <w:rsid w:val="6F0E7159"/>
    <w:rsid w:val="6FA03892"/>
    <w:rsid w:val="6FC31392"/>
    <w:rsid w:val="6FE2992B"/>
    <w:rsid w:val="6FF1D3DB"/>
    <w:rsid w:val="704D53B7"/>
    <w:rsid w:val="706117AC"/>
    <w:rsid w:val="708E86A3"/>
    <w:rsid w:val="7094537D"/>
    <w:rsid w:val="70F10D70"/>
    <w:rsid w:val="70F59D69"/>
    <w:rsid w:val="71872FDE"/>
    <w:rsid w:val="71DB159F"/>
    <w:rsid w:val="71E78AD2"/>
    <w:rsid w:val="72386FD2"/>
    <w:rsid w:val="725B411F"/>
    <w:rsid w:val="7277E49E"/>
    <w:rsid w:val="7286E552"/>
    <w:rsid w:val="768F3A25"/>
    <w:rsid w:val="76E0BA03"/>
    <w:rsid w:val="7721BFA6"/>
    <w:rsid w:val="77C6E1F1"/>
    <w:rsid w:val="787FF182"/>
    <w:rsid w:val="788B4B61"/>
    <w:rsid w:val="78E66126"/>
    <w:rsid w:val="79597EF0"/>
    <w:rsid w:val="79EC0361"/>
    <w:rsid w:val="7BB7C8E1"/>
    <w:rsid w:val="7BC12004"/>
    <w:rsid w:val="7BEBA1E0"/>
    <w:rsid w:val="7C1E0752"/>
    <w:rsid w:val="7C3B10E8"/>
    <w:rsid w:val="7C737795"/>
    <w:rsid w:val="7DB6CF9E"/>
    <w:rsid w:val="7E1E9A54"/>
    <w:rsid w:val="7E2C7E14"/>
    <w:rsid w:val="7EE0DE69"/>
    <w:rsid w:val="7F2DB874"/>
    <w:rsid w:val="7F2EDA3D"/>
    <w:rsid w:val="7F31A8D6"/>
    <w:rsid w:val="7FA745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EEA7A"/>
  <w15:chartTrackingRefBased/>
  <w15:docId w15:val="{6935C36F-1AB1-456F-9EE0-CF0B0F432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050009"/>
    <w:pPr>
      <w:widowControl w:val="0"/>
      <w:jc w:val="both"/>
    </w:pPr>
    <w:rPr>
      <w:rFonts w:ascii="Times New Roman" w:eastAsia="Times New Roman" w:hAnsi="Times New Roman"/>
      <w:szCs w:val="21"/>
    </w:rPr>
  </w:style>
  <w:style w:type="paragraph" w:styleId="Heading1">
    <w:name w:val="heading 1"/>
    <w:aliases w:val="Title1"/>
    <w:basedOn w:val="Normal"/>
    <w:next w:val="Normal"/>
    <w:link w:val="Heading1Char"/>
    <w:uiPriority w:val="9"/>
    <w:qFormat/>
    <w:rsid w:val="003F13CF"/>
    <w:pPr>
      <w:numPr>
        <w:numId w:val="14"/>
      </w:numPr>
      <w:ind w:left="432"/>
      <w:jc w:val="left"/>
      <w:outlineLvl w:val="0"/>
    </w:pPr>
    <w:rPr>
      <w:b/>
      <w:bCs/>
      <w:sz w:val="32"/>
      <w:szCs w:val="32"/>
    </w:rPr>
  </w:style>
  <w:style w:type="paragraph" w:styleId="Heading2">
    <w:name w:val="heading 2"/>
    <w:aliases w:val="Title2"/>
    <w:basedOn w:val="Heading1"/>
    <w:next w:val="Normal"/>
    <w:link w:val="Heading2Char"/>
    <w:uiPriority w:val="9"/>
    <w:unhideWhenUsed/>
    <w:qFormat/>
    <w:rsid w:val="003F13CF"/>
    <w:pPr>
      <w:numPr>
        <w:ilvl w:val="1"/>
      </w:numPr>
      <w:outlineLvl w:val="1"/>
    </w:pPr>
    <w:rPr>
      <w:sz w:val="30"/>
      <w:szCs w:val="30"/>
    </w:rPr>
  </w:style>
  <w:style w:type="paragraph" w:styleId="Heading3">
    <w:name w:val="heading 3"/>
    <w:aliases w:val="Title3"/>
    <w:basedOn w:val="Heading2"/>
    <w:next w:val="Normal"/>
    <w:link w:val="Heading3Char"/>
    <w:uiPriority w:val="9"/>
    <w:unhideWhenUsed/>
    <w:qFormat/>
    <w:rsid w:val="003F13CF"/>
    <w:pPr>
      <w:numPr>
        <w:ilvl w:val="2"/>
      </w:numPr>
      <w:outlineLvl w:val="2"/>
    </w:pPr>
    <w:rPr>
      <w:sz w:val="28"/>
      <w:szCs w:val="28"/>
    </w:rPr>
  </w:style>
  <w:style w:type="paragraph" w:styleId="Heading4">
    <w:name w:val="heading 4"/>
    <w:aliases w:val="Title4"/>
    <w:basedOn w:val="Normal"/>
    <w:next w:val="Normal"/>
    <w:link w:val="Heading4Char"/>
    <w:uiPriority w:val="9"/>
    <w:unhideWhenUsed/>
    <w:qFormat/>
    <w:rsid w:val="003F13CF"/>
    <w:pPr>
      <w:keepNext/>
      <w:keepLines/>
      <w:numPr>
        <w:ilvl w:val="3"/>
        <w:numId w:val="14"/>
      </w:numPr>
      <w:spacing w:line="376" w:lineRule="auto"/>
      <w:outlineLvl w:val="3"/>
    </w:pPr>
    <w:rPr>
      <w:rFonts w:cstheme="majorBidi"/>
      <w:bCs/>
      <w:sz w:val="28"/>
      <w:szCs w:val="28"/>
    </w:rPr>
  </w:style>
  <w:style w:type="paragraph" w:styleId="Heading5">
    <w:name w:val="heading 5"/>
    <w:aliases w:val="Title5"/>
    <w:basedOn w:val="Normal"/>
    <w:next w:val="Normal"/>
    <w:link w:val="Heading5Char"/>
    <w:uiPriority w:val="9"/>
    <w:semiHidden/>
    <w:unhideWhenUsed/>
    <w:qFormat/>
    <w:rsid w:val="003F13CF"/>
    <w:pPr>
      <w:keepNext/>
      <w:keepLines/>
      <w:numPr>
        <w:ilvl w:val="4"/>
        <w:numId w:val="14"/>
      </w:numPr>
      <w:spacing w:before="280" w:after="290" w:line="376" w:lineRule="auto"/>
      <w:outlineLvl w:val="4"/>
    </w:pPr>
    <w:rPr>
      <w:bCs/>
      <w:sz w:val="28"/>
      <w:szCs w:val="28"/>
    </w:rPr>
  </w:style>
  <w:style w:type="paragraph" w:styleId="Heading6">
    <w:name w:val="heading 6"/>
    <w:basedOn w:val="Normal"/>
    <w:next w:val="Normal"/>
    <w:link w:val="Heading6Char"/>
    <w:uiPriority w:val="9"/>
    <w:semiHidden/>
    <w:unhideWhenUsed/>
    <w:qFormat/>
    <w:rsid w:val="00545F6B"/>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45F6B"/>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45F6B"/>
    <w:pPr>
      <w:keepNext/>
      <w:keepLines/>
      <w:numPr>
        <w:ilvl w:val="7"/>
        <w:numId w:val="14"/>
      </w:numPr>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545F6B"/>
    <w:pPr>
      <w:keepNext/>
      <w:keepLines/>
      <w:numPr>
        <w:ilvl w:val="8"/>
        <w:numId w:val="14"/>
      </w:numPr>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
    <w:basedOn w:val="DefaultParagraphFont"/>
    <w:link w:val="Heading1"/>
    <w:uiPriority w:val="9"/>
    <w:rsid w:val="003F13CF"/>
    <w:rPr>
      <w:rFonts w:ascii="Times New Roman" w:eastAsia="Times New Roman" w:hAnsi="Times New Roman"/>
      <w:b/>
      <w:bCs/>
      <w:sz w:val="32"/>
      <w:szCs w:val="32"/>
    </w:rPr>
  </w:style>
  <w:style w:type="character" w:customStyle="1" w:styleId="Heading2Char">
    <w:name w:val="Heading 2 Char"/>
    <w:aliases w:val="Title2 Char"/>
    <w:basedOn w:val="DefaultParagraphFont"/>
    <w:link w:val="Heading2"/>
    <w:uiPriority w:val="9"/>
    <w:rsid w:val="003F13CF"/>
    <w:rPr>
      <w:rFonts w:ascii="Times New Roman" w:eastAsia="Times New Roman" w:hAnsi="Times New Roman"/>
      <w:b/>
      <w:bCs/>
      <w:sz w:val="30"/>
      <w:szCs w:val="30"/>
    </w:rPr>
  </w:style>
  <w:style w:type="paragraph" w:customStyle="1" w:styleId="ltxp">
    <w:name w:val="ltx_p"/>
    <w:basedOn w:val="Normal"/>
    <w:rsid w:val="004D078D"/>
    <w:pPr>
      <w:widowControl/>
      <w:spacing w:before="100" w:beforeAutospacing="1" w:after="100" w:afterAutospacing="1"/>
      <w:jc w:val="left"/>
    </w:pPr>
    <w:rPr>
      <w:rFonts w:ascii="SimSun" w:eastAsia="SimSun" w:hAnsi="SimSun" w:cs="SimSun"/>
      <w:kern w:val="0"/>
      <w:sz w:val="24"/>
      <w:szCs w:val="24"/>
    </w:rPr>
  </w:style>
  <w:style w:type="character" w:styleId="HTMLCite">
    <w:name w:val="HTML Cite"/>
    <w:basedOn w:val="DefaultParagraphFont"/>
    <w:uiPriority w:val="99"/>
    <w:semiHidden/>
    <w:unhideWhenUsed/>
    <w:rsid w:val="004D078D"/>
    <w:rPr>
      <w:i/>
      <w:iCs/>
    </w:rPr>
  </w:style>
  <w:style w:type="character" w:styleId="Hyperlink">
    <w:name w:val="Hyperlink"/>
    <w:basedOn w:val="DefaultParagraphFont"/>
    <w:uiPriority w:val="99"/>
    <w:unhideWhenUsed/>
    <w:rsid w:val="004D078D"/>
    <w:rPr>
      <w:color w:val="0000FF"/>
      <w:u w:val="single"/>
    </w:rPr>
  </w:style>
  <w:style w:type="paragraph" w:customStyle="1" w:styleId="ltxitem">
    <w:name w:val="ltx_item"/>
    <w:basedOn w:val="Normal"/>
    <w:rsid w:val="004D078D"/>
    <w:pPr>
      <w:widowControl/>
      <w:spacing w:before="100" w:beforeAutospacing="1" w:after="100" w:afterAutospacing="1"/>
      <w:jc w:val="left"/>
    </w:pPr>
    <w:rPr>
      <w:rFonts w:ascii="SimSun" w:eastAsia="SimSun" w:hAnsi="SimSun" w:cs="SimSun"/>
      <w:kern w:val="0"/>
      <w:sz w:val="24"/>
      <w:szCs w:val="24"/>
    </w:rPr>
  </w:style>
  <w:style w:type="character" w:customStyle="1" w:styleId="ltxtag">
    <w:name w:val="ltx_tag"/>
    <w:basedOn w:val="DefaultParagraphFont"/>
    <w:rsid w:val="004D078D"/>
  </w:style>
  <w:style w:type="character" w:customStyle="1" w:styleId="ltxtext">
    <w:name w:val="ltx_text"/>
    <w:basedOn w:val="DefaultParagraphFont"/>
    <w:rsid w:val="004D078D"/>
  </w:style>
  <w:style w:type="character" w:customStyle="1" w:styleId="katex">
    <w:name w:val="katex"/>
    <w:basedOn w:val="DefaultParagraphFont"/>
    <w:rsid w:val="004D078D"/>
  </w:style>
  <w:style w:type="character" w:customStyle="1" w:styleId="katex-mathml">
    <w:name w:val="katex-mathml"/>
    <w:basedOn w:val="DefaultParagraphFont"/>
    <w:rsid w:val="004D078D"/>
  </w:style>
  <w:style w:type="character" w:customStyle="1" w:styleId="mord">
    <w:name w:val="mord"/>
    <w:basedOn w:val="DefaultParagraphFont"/>
    <w:rsid w:val="004D078D"/>
  </w:style>
  <w:style w:type="character" w:customStyle="1" w:styleId="vlist-s">
    <w:name w:val="vlist-s"/>
    <w:basedOn w:val="DefaultParagraphFont"/>
    <w:rsid w:val="004D078D"/>
  </w:style>
  <w:style w:type="paragraph" w:customStyle="1" w:styleId="EndNoteBibliographyTitle">
    <w:name w:val="EndNote Bibliography Title"/>
    <w:basedOn w:val="Normal"/>
    <w:link w:val="EndNoteBibliographyTitle0"/>
    <w:rsid w:val="004D078D"/>
    <w:pPr>
      <w:jc w:val="center"/>
    </w:pPr>
    <w:rPr>
      <w:rFonts w:eastAsia="DengXian" w:cs="Times New Roman"/>
      <w:noProof/>
      <w:sz w:val="20"/>
    </w:rPr>
  </w:style>
  <w:style w:type="character" w:customStyle="1" w:styleId="EndNoteBibliographyTitle0">
    <w:name w:val="EndNote Bibliography Title 字符"/>
    <w:basedOn w:val="DefaultParagraphFont"/>
    <w:link w:val="EndNoteBibliographyTitle"/>
    <w:rsid w:val="004D078D"/>
    <w:rPr>
      <w:rFonts w:ascii="Times New Roman" w:eastAsia="DengXian" w:hAnsi="Times New Roman" w:cs="Times New Roman"/>
      <w:noProof/>
      <w:sz w:val="20"/>
      <w:szCs w:val="21"/>
    </w:rPr>
  </w:style>
  <w:style w:type="paragraph" w:customStyle="1" w:styleId="EndNoteBibliography">
    <w:name w:val="EndNote Bibliography"/>
    <w:basedOn w:val="Normal"/>
    <w:link w:val="EndNoteBibliography0"/>
    <w:rsid w:val="004D078D"/>
    <w:rPr>
      <w:rFonts w:eastAsia="DengXian" w:cs="Times New Roman"/>
      <w:noProof/>
      <w:sz w:val="20"/>
    </w:rPr>
  </w:style>
  <w:style w:type="character" w:customStyle="1" w:styleId="EndNoteBibliography0">
    <w:name w:val="EndNote Bibliography 字符"/>
    <w:basedOn w:val="DefaultParagraphFont"/>
    <w:link w:val="EndNoteBibliography"/>
    <w:rsid w:val="004D078D"/>
    <w:rPr>
      <w:rFonts w:ascii="Times New Roman" w:eastAsia="DengXian" w:hAnsi="Times New Roman" w:cs="Times New Roman"/>
      <w:noProof/>
      <w:sz w:val="20"/>
      <w:szCs w:val="21"/>
    </w:rPr>
  </w:style>
  <w:style w:type="character" w:styleId="UnresolvedMention">
    <w:name w:val="Unresolved Mention"/>
    <w:basedOn w:val="DefaultParagraphFont"/>
    <w:uiPriority w:val="99"/>
    <w:semiHidden/>
    <w:unhideWhenUsed/>
    <w:rsid w:val="004D078D"/>
    <w:rPr>
      <w:color w:val="605E5C"/>
      <w:shd w:val="clear" w:color="auto" w:fill="E1DFDD"/>
    </w:rPr>
  </w:style>
  <w:style w:type="character" w:styleId="PlaceholderText">
    <w:name w:val="Placeholder Text"/>
    <w:basedOn w:val="DefaultParagraphFont"/>
    <w:uiPriority w:val="99"/>
    <w:semiHidden/>
    <w:rsid w:val="00D738D8"/>
    <w:rPr>
      <w:color w:val="808080"/>
    </w:rPr>
  </w:style>
  <w:style w:type="paragraph" w:styleId="Caption">
    <w:name w:val="caption"/>
    <w:basedOn w:val="Normal"/>
    <w:next w:val="Normal"/>
    <w:uiPriority w:val="35"/>
    <w:unhideWhenUsed/>
    <w:qFormat/>
    <w:rsid w:val="003F13CF"/>
    <w:rPr>
      <w:rFonts w:cstheme="majorBidi"/>
      <w:sz w:val="20"/>
      <w:szCs w:val="20"/>
    </w:rPr>
  </w:style>
  <w:style w:type="character" w:customStyle="1" w:styleId="Heading3Char">
    <w:name w:val="Heading 3 Char"/>
    <w:aliases w:val="Title3 Char"/>
    <w:basedOn w:val="DefaultParagraphFont"/>
    <w:link w:val="Heading3"/>
    <w:uiPriority w:val="9"/>
    <w:rsid w:val="003F13CF"/>
    <w:rPr>
      <w:rFonts w:ascii="Times New Roman" w:eastAsia="Times New Roman" w:hAnsi="Times New Roman"/>
      <w:b/>
      <w:bCs/>
      <w:sz w:val="28"/>
      <w:szCs w:val="28"/>
    </w:rPr>
  </w:style>
  <w:style w:type="paragraph" w:styleId="ListParagraph">
    <w:name w:val="List Paragraph"/>
    <w:basedOn w:val="Normal"/>
    <w:uiPriority w:val="34"/>
    <w:qFormat/>
    <w:rsid w:val="004F622A"/>
    <w:pPr>
      <w:ind w:firstLineChars="200" w:firstLine="420"/>
    </w:pPr>
  </w:style>
  <w:style w:type="character" w:customStyle="1" w:styleId="Heading4Char">
    <w:name w:val="Heading 4 Char"/>
    <w:aliases w:val="Title4 Char"/>
    <w:basedOn w:val="DefaultParagraphFont"/>
    <w:link w:val="Heading4"/>
    <w:uiPriority w:val="9"/>
    <w:rsid w:val="003F13CF"/>
    <w:rPr>
      <w:rFonts w:ascii="Times New Roman" w:eastAsia="Times New Roman" w:hAnsi="Times New Roman" w:cstheme="majorBidi"/>
      <w:bCs/>
      <w:sz w:val="28"/>
      <w:szCs w:val="28"/>
    </w:rPr>
  </w:style>
  <w:style w:type="table" w:styleId="TableGrid">
    <w:name w:val="Table Grid"/>
    <w:basedOn w:val="TableNormal"/>
    <w:uiPriority w:val="39"/>
    <w:rsid w:val="009A3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1C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521CA"/>
    <w:rPr>
      <w:sz w:val="18"/>
      <w:szCs w:val="18"/>
    </w:rPr>
  </w:style>
  <w:style w:type="paragraph" w:styleId="Footer">
    <w:name w:val="footer"/>
    <w:basedOn w:val="Normal"/>
    <w:link w:val="FooterChar"/>
    <w:uiPriority w:val="99"/>
    <w:unhideWhenUsed/>
    <w:rsid w:val="00F521C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F521CA"/>
    <w:rPr>
      <w:sz w:val="18"/>
      <w:szCs w:val="18"/>
    </w:rPr>
  </w:style>
  <w:style w:type="paragraph" w:styleId="BalloonText">
    <w:name w:val="Balloon Text"/>
    <w:basedOn w:val="Normal"/>
    <w:link w:val="BalloonTextChar"/>
    <w:uiPriority w:val="99"/>
    <w:semiHidden/>
    <w:unhideWhenUsed/>
    <w:rsid w:val="00A524C0"/>
    <w:rPr>
      <w:sz w:val="18"/>
      <w:szCs w:val="18"/>
    </w:rPr>
  </w:style>
  <w:style w:type="character" w:customStyle="1" w:styleId="BalloonTextChar">
    <w:name w:val="Balloon Text Char"/>
    <w:basedOn w:val="DefaultParagraphFont"/>
    <w:link w:val="BalloonText"/>
    <w:uiPriority w:val="99"/>
    <w:semiHidden/>
    <w:rsid w:val="00A524C0"/>
    <w:rPr>
      <w:sz w:val="18"/>
      <w:szCs w:val="18"/>
    </w:rPr>
  </w:style>
  <w:style w:type="character" w:customStyle="1" w:styleId="Heading5Char">
    <w:name w:val="Heading 5 Char"/>
    <w:aliases w:val="Title5 Char"/>
    <w:basedOn w:val="DefaultParagraphFont"/>
    <w:link w:val="Heading5"/>
    <w:uiPriority w:val="9"/>
    <w:semiHidden/>
    <w:rsid w:val="003F13CF"/>
    <w:rPr>
      <w:rFonts w:ascii="Times New Roman" w:eastAsia="Times New Roman" w:hAnsi="Times New Roman"/>
      <w:bCs/>
      <w:sz w:val="28"/>
      <w:szCs w:val="28"/>
    </w:rPr>
  </w:style>
  <w:style w:type="character" w:styleId="Emphasis">
    <w:name w:val="Emphasis"/>
    <w:basedOn w:val="DefaultParagraphFont"/>
    <w:uiPriority w:val="20"/>
    <w:qFormat/>
    <w:rsid w:val="00E552C7"/>
    <w:rPr>
      <w:i/>
      <w:iCs/>
    </w:rPr>
  </w:style>
  <w:style w:type="table" w:styleId="PlainTable2">
    <w:name w:val="Plain Table 2"/>
    <w:basedOn w:val="TableNormal"/>
    <w:uiPriority w:val="42"/>
    <w:rsid w:val="00E9550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12401F"/>
    <w:rPr>
      <w:sz w:val="16"/>
      <w:szCs w:val="16"/>
    </w:rPr>
  </w:style>
  <w:style w:type="paragraph" w:styleId="CommentText">
    <w:name w:val="annotation text"/>
    <w:basedOn w:val="Normal"/>
    <w:link w:val="CommentTextChar"/>
    <w:uiPriority w:val="99"/>
    <w:unhideWhenUsed/>
    <w:rsid w:val="0012401F"/>
    <w:rPr>
      <w:sz w:val="20"/>
      <w:szCs w:val="20"/>
    </w:rPr>
  </w:style>
  <w:style w:type="character" w:customStyle="1" w:styleId="CommentTextChar">
    <w:name w:val="Comment Text Char"/>
    <w:basedOn w:val="DefaultParagraphFont"/>
    <w:link w:val="CommentText"/>
    <w:uiPriority w:val="99"/>
    <w:rsid w:val="0012401F"/>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2401F"/>
    <w:rPr>
      <w:b/>
      <w:bCs/>
    </w:rPr>
  </w:style>
  <w:style w:type="character" w:customStyle="1" w:styleId="CommentSubjectChar">
    <w:name w:val="Comment Subject Char"/>
    <w:basedOn w:val="CommentTextChar"/>
    <w:link w:val="CommentSubject"/>
    <w:uiPriority w:val="99"/>
    <w:semiHidden/>
    <w:rsid w:val="0012401F"/>
    <w:rPr>
      <w:rFonts w:ascii="Times New Roman" w:eastAsia="Times New Roman" w:hAnsi="Times New Roman"/>
      <w:b/>
      <w:bCs/>
      <w:sz w:val="20"/>
      <w:szCs w:val="20"/>
    </w:rPr>
  </w:style>
  <w:style w:type="paragraph" w:styleId="Revision">
    <w:name w:val="Revision"/>
    <w:hidden/>
    <w:uiPriority w:val="99"/>
    <w:semiHidden/>
    <w:rsid w:val="009C2913"/>
    <w:rPr>
      <w:rFonts w:ascii="Times New Roman" w:eastAsia="Times New Roman" w:hAnsi="Times New Roman"/>
    </w:rPr>
  </w:style>
  <w:style w:type="paragraph" w:styleId="NoSpacing">
    <w:name w:val="No Spacing"/>
    <w:uiPriority w:val="1"/>
    <w:qFormat/>
    <w:rsid w:val="001A5ABF"/>
    <w:pPr>
      <w:widowControl w:val="0"/>
      <w:jc w:val="both"/>
    </w:pPr>
    <w:rPr>
      <w:rFonts w:ascii="Times New Roman" w:eastAsia="Times New Roman" w:hAnsi="Times New Roman"/>
    </w:rPr>
  </w:style>
  <w:style w:type="paragraph" w:customStyle="1" w:styleId="Reference">
    <w:name w:val="Reference"/>
    <w:basedOn w:val="EndNoteBibliography"/>
    <w:link w:val="Reference0"/>
    <w:qFormat/>
    <w:rsid w:val="003F13CF"/>
    <w:pPr>
      <w:ind w:left="720" w:hanging="720"/>
    </w:pPr>
    <w:rPr>
      <w:rFonts w:eastAsia="Times New Roman"/>
      <w:szCs w:val="20"/>
    </w:rPr>
  </w:style>
  <w:style w:type="character" w:customStyle="1" w:styleId="Reference0">
    <w:name w:val="Reference 字符"/>
    <w:basedOn w:val="EndNoteBibliography0"/>
    <w:link w:val="Reference"/>
    <w:rsid w:val="003F13CF"/>
    <w:rPr>
      <w:rFonts w:ascii="Times New Roman" w:eastAsia="Times New Roman" w:hAnsi="Times New Roman" w:cs="Times New Roman"/>
      <w:noProof/>
      <w:sz w:val="20"/>
      <w:szCs w:val="20"/>
    </w:rPr>
  </w:style>
  <w:style w:type="paragraph" w:customStyle="1" w:styleId="authors">
    <w:name w:val="authors"/>
    <w:basedOn w:val="Normal"/>
    <w:link w:val="authorsChar"/>
    <w:autoRedefine/>
    <w:qFormat/>
    <w:rsid w:val="00987FBE"/>
    <w:rPr>
      <w:rFonts w:ascii="Arial" w:eastAsiaTheme="minorEastAsia" w:hAnsi="Arial"/>
      <w:sz w:val="20"/>
    </w:rPr>
  </w:style>
  <w:style w:type="character" w:customStyle="1" w:styleId="authorsChar">
    <w:name w:val="authors Char"/>
    <w:basedOn w:val="DefaultParagraphFont"/>
    <w:link w:val="authors"/>
    <w:rsid w:val="00987FBE"/>
    <w:rPr>
      <w:rFonts w:ascii="Arial" w:hAnsi="Arial"/>
      <w:sz w:val="20"/>
      <w:szCs w:val="21"/>
    </w:rPr>
  </w:style>
  <w:style w:type="paragraph" w:customStyle="1" w:styleId="Abstract">
    <w:name w:val="Abstract"/>
    <w:basedOn w:val="authors"/>
    <w:link w:val="AbstractChar"/>
    <w:autoRedefine/>
    <w:qFormat/>
    <w:rsid w:val="00987FBE"/>
    <w:rPr>
      <w:i/>
    </w:rPr>
  </w:style>
  <w:style w:type="character" w:customStyle="1" w:styleId="AbstractChar">
    <w:name w:val="Abstract Char"/>
    <w:basedOn w:val="authorsChar"/>
    <w:link w:val="Abstract"/>
    <w:rsid w:val="00987FBE"/>
    <w:rPr>
      <w:rFonts w:ascii="Arial" w:hAnsi="Arial"/>
      <w:i/>
      <w:sz w:val="20"/>
      <w:szCs w:val="21"/>
    </w:rPr>
  </w:style>
  <w:style w:type="paragraph" w:customStyle="1" w:styleId="Affiliation">
    <w:name w:val="Affiliation"/>
    <w:basedOn w:val="Abstract"/>
    <w:link w:val="AffiliationChar"/>
    <w:autoRedefine/>
    <w:qFormat/>
    <w:rsid w:val="008E36CF"/>
    <w:pPr>
      <w:jc w:val="center"/>
    </w:pPr>
    <w:rPr>
      <w:i w:val="0"/>
      <w:sz w:val="18"/>
    </w:rPr>
  </w:style>
  <w:style w:type="character" w:customStyle="1" w:styleId="AffiliationChar">
    <w:name w:val="Affiliation Char"/>
    <w:basedOn w:val="AbstractChar"/>
    <w:link w:val="Affiliation"/>
    <w:rsid w:val="008E36CF"/>
    <w:rPr>
      <w:rFonts w:ascii="Arial" w:hAnsi="Arial"/>
      <w:i w:val="0"/>
      <w:sz w:val="18"/>
      <w:szCs w:val="21"/>
    </w:rPr>
  </w:style>
  <w:style w:type="paragraph" w:styleId="Title">
    <w:name w:val="Title"/>
    <w:basedOn w:val="Normal"/>
    <w:next w:val="Normal"/>
    <w:link w:val="TitleChar"/>
    <w:autoRedefine/>
    <w:uiPriority w:val="10"/>
    <w:qFormat/>
    <w:rsid w:val="008E36CF"/>
    <w:pPr>
      <w:widowControl/>
      <w:contextualSpacing/>
      <w:jc w:val="center"/>
    </w:pPr>
    <w:rPr>
      <w:rFonts w:eastAsiaTheme="majorEastAsia" w:cstheme="majorBidi"/>
      <w:spacing w:val="-10"/>
      <w:kern w:val="28"/>
      <w:sz w:val="36"/>
      <w:szCs w:val="56"/>
      <w:lang w:eastAsia="en-US"/>
      <w14:ligatures w14:val="standardContextual"/>
    </w:rPr>
  </w:style>
  <w:style w:type="character" w:customStyle="1" w:styleId="TitleChar">
    <w:name w:val="Title Char"/>
    <w:basedOn w:val="DefaultParagraphFont"/>
    <w:link w:val="Title"/>
    <w:uiPriority w:val="10"/>
    <w:rsid w:val="008E36CF"/>
    <w:rPr>
      <w:rFonts w:ascii="Times New Roman" w:eastAsiaTheme="majorEastAsia" w:hAnsi="Times New Roman" w:cstheme="majorBidi"/>
      <w:spacing w:val="-10"/>
      <w:kern w:val="28"/>
      <w:sz w:val="36"/>
      <w:szCs w:val="56"/>
      <w:lang w:eastAsia="en-US"/>
      <w14:ligatures w14:val="standardContextual"/>
    </w:rPr>
  </w:style>
  <w:style w:type="character" w:styleId="Mention">
    <w:name w:val="Mention"/>
    <w:basedOn w:val="DefaultParagraphFont"/>
    <w:uiPriority w:val="99"/>
    <w:unhideWhenUsed/>
    <w:rsid w:val="002B0A3F"/>
    <w:rPr>
      <w:color w:val="2B579A"/>
      <w:shd w:val="clear" w:color="auto" w:fill="E1DFDD"/>
    </w:rPr>
  </w:style>
  <w:style w:type="paragraph" w:styleId="EndnoteText">
    <w:name w:val="endnote text"/>
    <w:basedOn w:val="Normal"/>
    <w:link w:val="EndnoteTextChar"/>
    <w:uiPriority w:val="99"/>
    <w:semiHidden/>
    <w:unhideWhenUsed/>
    <w:rsid w:val="005B180A"/>
    <w:rPr>
      <w:sz w:val="20"/>
      <w:szCs w:val="20"/>
    </w:rPr>
  </w:style>
  <w:style w:type="character" w:customStyle="1" w:styleId="EndnoteTextChar">
    <w:name w:val="Endnote Text Char"/>
    <w:basedOn w:val="DefaultParagraphFont"/>
    <w:link w:val="EndnoteText"/>
    <w:uiPriority w:val="99"/>
    <w:semiHidden/>
    <w:rsid w:val="005B180A"/>
    <w:rPr>
      <w:rFonts w:ascii="Times New Roman" w:eastAsia="Times New Roman" w:hAnsi="Times New Roman"/>
      <w:sz w:val="20"/>
      <w:szCs w:val="20"/>
    </w:rPr>
  </w:style>
  <w:style w:type="character" w:styleId="EndnoteReference">
    <w:name w:val="endnote reference"/>
    <w:basedOn w:val="DefaultParagraphFont"/>
    <w:uiPriority w:val="99"/>
    <w:unhideWhenUsed/>
    <w:rsid w:val="005B180A"/>
    <w:rPr>
      <w:vertAlign w:val="superscript"/>
    </w:rPr>
  </w:style>
  <w:style w:type="paragraph" w:styleId="FootnoteText">
    <w:name w:val="footnote text"/>
    <w:basedOn w:val="Normal"/>
    <w:link w:val="FootnoteTextChar"/>
    <w:uiPriority w:val="99"/>
    <w:semiHidden/>
    <w:unhideWhenUsed/>
    <w:rsid w:val="003748F0"/>
    <w:rPr>
      <w:sz w:val="20"/>
      <w:szCs w:val="20"/>
    </w:rPr>
  </w:style>
  <w:style w:type="character" w:customStyle="1" w:styleId="FootnoteTextChar">
    <w:name w:val="Footnote Text Char"/>
    <w:basedOn w:val="DefaultParagraphFont"/>
    <w:link w:val="FootnoteText"/>
    <w:uiPriority w:val="99"/>
    <w:semiHidden/>
    <w:rsid w:val="003748F0"/>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3748F0"/>
    <w:rPr>
      <w:vertAlign w:val="superscript"/>
    </w:rPr>
  </w:style>
  <w:style w:type="character" w:customStyle="1" w:styleId="Heading6Char">
    <w:name w:val="Heading 6 Char"/>
    <w:basedOn w:val="DefaultParagraphFont"/>
    <w:link w:val="Heading6"/>
    <w:uiPriority w:val="9"/>
    <w:semiHidden/>
    <w:rsid w:val="00545F6B"/>
    <w:rPr>
      <w:rFonts w:asciiTheme="majorHAnsi" w:eastAsiaTheme="majorEastAsia" w:hAnsiTheme="majorHAnsi" w:cstheme="majorBidi"/>
      <w:color w:val="1F3763" w:themeColor="accent1" w:themeShade="7F"/>
      <w:szCs w:val="21"/>
    </w:rPr>
  </w:style>
  <w:style w:type="character" w:customStyle="1" w:styleId="Heading7Char">
    <w:name w:val="Heading 7 Char"/>
    <w:basedOn w:val="DefaultParagraphFont"/>
    <w:link w:val="Heading7"/>
    <w:uiPriority w:val="9"/>
    <w:semiHidden/>
    <w:rsid w:val="00545F6B"/>
    <w:rPr>
      <w:rFonts w:asciiTheme="majorHAnsi" w:eastAsiaTheme="majorEastAsia" w:hAnsiTheme="majorHAnsi" w:cstheme="majorBidi"/>
      <w:i/>
      <w:iCs/>
      <w:color w:val="1F3763" w:themeColor="accent1" w:themeShade="7F"/>
      <w:szCs w:val="21"/>
    </w:rPr>
  </w:style>
  <w:style w:type="character" w:customStyle="1" w:styleId="Heading8Char">
    <w:name w:val="Heading 8 Char"/>
    <w:basedOn w:val="DefaultParagraphFont"/>
    <w:link w:val="Heading8"/>
    <w:uiPriority w:val="9"/>
    <w:semiHidden/>
    <w:rsid w:val="00545F6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5F6B"/>
    <w:rPr>
      <w:rFonts w:asciiTheme="majorHAnsi" w:eastAsiaTheme="majorEastAsia" w:hAnsiTheme="majorHAnsi" w:cstheme="majorBidi"/>
      <w:i/>
      <w:iCs/>
      <w:color w:val="272727" w:themeColor="text1" w:themeTint="D8"/>
      <w:szCs w:val="21"/>
    </w:rPr>
  </w:style>
  <w:style w:type="paragraph" w:styleId="NormalWeb">
    <w:name w:val="Normal (Web)"/>
    <w:basedOn w:val="Normal"/>
    <w:uiPriority w:val="99"/>
    <w:semiHidden/>
    <w:unhideWhenUsed/>
    <w:rsid w:val="00DA7BAA"/>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195">
      <w:bodyDiv w:val="1"/>
      <w:marLeft w:val="0"/>
      <w:marRight w:val="0"/>
      <w:marTop w:val="0"/>
      <w:marBottom w:val="0"/>
      <w:divBdr>
        <w:top w:val="none" w:sz="0" w:space="0" w:color="auto"/>
        <w:left w:val="none" w:sz="0" w:space="0" w:color="auto"/>
        <w:bottom w:val="none" w:sz="0" w:space="0" w:color="auto"/>
        <w:right w:val="none" w:sz="0" w:space="0" w:color="auto"/>
      </w:divBdr>
    </w:div>
    <w:div w:id="8026427">
      <w:bodyDiv w:val="1"/>
      <w:marLeft w:val="0"/>
      <w:marRight w:val="0"/>
      <w:marTop w:val="0"/>
      <w:marBottom w:val="0"/>
      <w:divBdr>
        <w:top w:val="none" w:sz="0" w:space="0" w:color="auto"/>
        <w:left w:val="none" w:sz="0" w:space="0" w:color="auto"/>
        <w:bottom w:val="none" w:sz="0" w:space="0" w:color="auto"/>
        <w:right w:val="none" w:sz="0" w:space="0" w:color="auto"/>
      </w:divBdr>
    </w:div>
    <w:div w:id="25953259">
      <w:bodyDiv w:val="1"/>
      <w:marLeft w:val="0"/>
      <w:marRight w:val="0"/>
      <w:marTop w:val="0"/>
      <w:marBottom w:val="0"/>
      <w:divBdr>
        <w:top w:val="none" w:sz="0" w:space="0" w:color="auto"/>
        <w:left w:val="none" w:sz="0" w:space="0" w:color="auto"/>
        <w:bottom w:val="none" w:sz="0" w:space="0" w:color="auto"/>
        <w:right w:val="none" w:sz="0" w:space="0" w:color="auto"/>
      </w:divBdr>
    </w:div>
    <w:div w:id="62990108">
      <w:bodyDiv w:val="1"/>
      <w:marLeft w:val="0"/>
      <w:marRight w:val="0"/>
      <w:marTop w:val="0"/>
      <w:marBottom w:val="0"/>
      <w:divBdr>
        <w:top w:val="none" w:sz="0" w:space="0" w:color="auto"/>
        <w:left w:val="none" w:sz="0" w:space="0" w:color="auto"/>
        <w:bottom w:val="none" w:sz="0" w:space="0" w:color="auto"/>
        <w:right w:val="none" w:sz="0" w:space="0" w:color="auto"/>
      </w:divBdr>
    </w:div>
    <w:div w:id="148137094">
      <w:bodyDiv w:val="1"/>
      <w:marLeft w:val="0"/>
      <w:marRight w:val="0"/>
      <w:marTop w:val="0"/>
      <w:marBottom w:val="0"/>
      <w:divBdr>
        <w:top w:val="none" w:sz="0" w:space="0" w:color="auto"/>
        <w:left w:val="none" w:sz="0" w:space="0" w:color="auto"/>
        <w:bottom w:val="none" w:sz="0" w:space="0" w:color="auto"/>
        <w:right w:val="none" w:sz="0" w:space="0" w:color="auto"/>
      </w:divBdr>
    </w:div>
    <w:div w:id="168065239">
      <w:bodyDiv w:val="1"/>
      <w:marLeft w:val="0"/>
      <w:marRight w:val="0"/>
      <w:marTop w:val="0"/>
      <w:marBottom w:val="0"/>
      <w:divBdr>
        <w:top w:val="none" w:sz="0" w:space="0" w:color="auto"/>
        <w:left w:val="none" w:sz="0" w:space="0" w:color="auto"/>
        <w:bottom w:val="none" w:sz="0" w:space="0" w:color="auto"/>
        <w:right w:val="none" w:sz="0" w:space="0" w:color="auto"/>
      </w:divBdr>
    </w:div>
    <w:div w:id="230047455">
      <w:bodyDiv w:val="1"/>
      <w:marLeft w:val="0"/>
      <w:marRight w:val="0"/>
      <w:marTop w:val="0"/>
      <w:marBottom w:val="0"/>
      <w:divBdr>
        <w:top w:val="none" w:sz="0" w:space="0" w:color="auto"/>
        <w:left w:val="none" w:sz="0" w:space="0" w:color="auto"/>
        <w:bottom w:val="none" w:sz="0" w:space="0" w:color="auto"/>
        <w:right w:val="none" w:sz="0" w:space="0" w:color="auto"/>
      </w:divBdr>
    </w:div>
    <w:div w:id="256133722">
      <w:bodyDiv w:val="1"/>
      <w:marLeft w:val="0"/>
      <w:marRight w:val="0"/>
      <w:marTop w:val="0"/>
      <w:marBottom w:val="0"/>
      <w:divBdr>
        <w:top w:val="none" w:sz="0" w:space="0" w:color="auto"/>
        <w:left w:val="none" w:sz="0" w:space="0" w:color="auto"/>
        <w:bottom w:val="none" w:sz="0" w:space="0" w:color="auto"/>
        <w:right w:val="none" w:sz="0" w:space="0" w:color="auto"/>
      </w:divBdr>
    </w:div>
    <w:div w:id="278535428">
      <w:bodyDiv w:val="1"/>
      <w:marLeft w:val="0"/>
      <w:marRight w:val="0"/>
      <w:marTop w:val="0"/>
      <w:marBottom w:val="0"/>
      <w:divBdr>
        <w:top w:val="none" w:sz="0" w:space="0" w:color="auto"/>
        <w:left w:val="none" w:sz="0" w:space="0" w:color="auto"/>
        <w:bottom w:val="none" w:sz="0" w:space="0" w:color="auto"/>
        <w:right w:val="none" w:sz="0" w:space="0" w:color="auto"/>
      </w:divBdr>
    </w:div>
    <w:div w:id="295765246">
      <w:bodyDiv w:val="1"/>
      <w:marLeft w:val="0"/>
      <w:marRight w:val="0"/>
      <w:marTop w:val="0"/>
      <w:marBottom w:val="0"/>
      <w:divBdr>
        <w:top w:val="none" w:sz="0" w:space="0" w:color="auto"/>
        <w:left w:val="none" w:sz="0" w:space="0" w:color="auto"/>
        <w:bottom w:val="none" w:sz="0" w:space="0" w:color="auto"/>
        <w:right w:val="none" w:sz="0" w:space="0" w:color="auto"/>
      </w:divBdr>
    </w:div>
    <w:div w:id="302128457">
      <w:bodyDiv w:val="1"/>
      <w:marLeft w:val="0"/>
      <w:marRight w:val="0"/>
      <w:marTop w:val="0"/>
      <w:marBottom w:val="0"/>
      <w:divBdr>
        <w:top w:val="none" w:sz="0" w:space="0" w:color="auto"/>
        <w:left w:val="none" w:sz="0" w:space="0" w:color="auto"/>
        <w:bottom w:val="none" w:sz="0" w:space="0" w:color="auto"/>
        <w:right w:val="none" w:sz="0" w:space="0" w:color="auto"/>
      </w:divBdr>
    </w:div>
    <w:div w:id="362903200">
      <w:bodyDiv w:val="1"/>
      <w:marLeft w:val="0"/>
      <w:marRight w:val="0"/>
      <w:marTop w:val="0"/>
      <w:marBottom w:val="0"/>
      <w:divBdr>
        <w:top w:val="none" w:sz="0" w:space="0" w:color="auto"/>
        <w:left w:val="none" w:sz="0" w:space="0" w:color="auto"/>
        <w:bottom w:val="none" w:sz="0" w:space="0" w:color="auto"/>
        <w:right w:val="none" w:sz="0" w:space="0" w:color="auto"/>
      </w:divBdr>
    </w:div>
    <w:div w:id="366418688">
      <w:bodyDiv w:val="1"/>
      <w:marLeft w:val="0"/>
      <w:marRight w:val="0"/>
      <w:marTop w:val="0"/>
      <w:marBottom w:val="0"/>
      <w:divBdr>
        <w:top w:val="none" w:sz="0" w:space="0" w:color="auto"/>
        <w:left w:val="none" w:sz="0" w:space="0" w:color="auto"/>
        <w:bottom w:val="none" w:sz="0" w:space="0" w:color="auto"/>
        <w:right w:val="none" w:sz="0" w:space="0" w:color="auto"/>
      </w:divBdr>
    </w:div>
    <w:div w:id="410202383">
      <w:bodyDiv w:val="1"/>
      <w:marLeft w:val="0"/>
      <w:marRight w:val="0"/>
      <w:marTop w:val="0"/>
      <w:marBottom w:val="0"/>
      <w:divBdr>
        <w:top w:val="none" w:sz="0" w:space="0" w:color="auto"/>
        <w:left w:val="none" w:sz="0" w:space="0" w:color="auto"/>
        <w:bottom w:val="none" w:sz="0" w:space="0" w:color="auto"/>
        <w:right w:val="none" w:sz="0" w:space="0" w:color="auto"/>
      </w:divBdr>
    </w:div>
    <w:div w:id="423845522">
      <w:bodyDiv w:val="1"/>
      <w:marLeft w:val="0"/>
      <w:marRight w:val="0"/>
      <w:marTop w:val="0"/>
      <w:marBottom w:val="0"/>
      <w:divBdr>
        <w:top w:val="none" w:sz="0" w:space="0" w:color="auto"/>
        <w:left w:val="none" w:sz="0" w:space="0" w:color="auto"/>
        <w:bottom w:val="none" w:sz="0" w:space="0" w:color="auto"/>
        <w:right w:val="none" w:sz="0" w:space="0" w:color="auto"/>
      </w:divBdr>
    </w:div>
    <w:div w:id="437260087">
      <w:bodyDiv w:val="1"/>
      <w:marLeft w:val="0"/>
      <w:marRight w:val="0"/>
      <w:marTop w:val="0"/>
      <w:marBottom w:val="0"/>
      <w:divBdr>
        <w:top w:val="none" w:sz="0" w:space="0" w:color="auto"/>
        <w:left w:val="none" w:sz="0" w:space="0" w:color="auto"/>
        <w:bottom w:val="none" w:sz="0" w:space="0" w:color="auto"/>
        <w:right w:val="none" w:sz="0" w:space="0" w:color="auto"/>
      </w:divBdr>
    </w:div>
    <w:div w:id="441341473">
      <w:bodyDiv w:val="1"/>
      <w:marLeft w:val="0"/>
      <w:marRight w:val="0"/>
      <w:marTop w:val="0"/>
      <w:marBottom w:val="0"/>
      <w:divBdr>
        <w:top w:val="none" w:sz="0" w:space="0" w:color="auto"/>
        <w:left w:val="none" w:sz="0" w:space="0" w:color="auto"/>
        <w:bottom w:val="none" w:sz="0" w:space="0" w:color="auto"/>
        <w:right w:val="none" w:sz="0" w:space="0" w:color="auto"/>
      </w:divBdr>
    </w:div>
    <w:div w:id="452986328">
      <w:bodyDiv w:val="1"/>
      <w:marLeft w:val="0"/>
      <w:marRight w:val="0"/>
      <w:marTop w:val="0"/>
      <w:marBottom w:val="0"/>
      <w:divBdr>
        <w:top w:val="none" w:sz="0" w:space="0" w:color="auto"/>
        <w:left w:val="none" w:sz="0" w:space="0" w:color="auto"/>
        <w:bottom w:val="none" w:sz="0" w:space="0" w:color="auto"/>
        <w:right w:val="none" w:sz="0" w:space="0" w:color="auto"/>
      </w:divBdr>
    </w:div>
    <w:div w:id="468012967">
      <w:bodyDiv w:val="1"/>
      <w:marLeft w:val="0"/>
      <w:marRight w:val="0"/>
      <w:marTop w:val="0"/>
      <w:marBottom w:val="0"/>
      <w:divBdr>
        <w:top w:val="none" w:sz="0" w:space="0" w:color="auto"/>
        <w:left w:val="none" w:sz="0" w:space="0" w:color="auto"/>
        <w:bottom w:val="none" w:sz="0" w:space="0" w:color="auto"/>
        <w:right w:val="none" w:sz="0" w:space="0" w:color="auto"/>
      </w:divBdr>
    </w:div>
    <w:div w:id="475416476">
      <w:bodyDiv w:val="1"/>
      <w:marLeft w:val="0"/>
      <w:marRight w:val="0"/>
      <w:marTop w:val="0"/>
      <w:marBottom w:val="0"/>
      <w:divBdr>
        <w:top w:val="none" w:sz="0" w:space="0" w:color="auto"/>
        <w:left w:val="none" w:sz="0" w:space="0" w:color="auto"/>
        <w:bottom w:val="none" w:sz="0" w:space="0" w:color="auto"/>
        <w:right w:val="none" w:sz="0" w:space="0" w:color="auto"/>
      </w:divBdr>
    </w:div>
    <w:div w:id="483669023">
      <w:bodyDiv w:val="1"/>
      <w:marLeft w:val="0"/>
      <w:marRight w:val="0"/>
      <w:marTop w:val="0"/>
      <w:marBottom w:val="0"/>
      <w:divBdr>
        <w:top w:val="none" w:sz="0" w:space="0" w:color="auto"/>
        <w:left w:val="none" w:sz="0" w:space="0" w:color="auto"/>
        <w:bottom w:val="none" w:sz="0" w:space="0" w:color="auto"/>
        <w:right w:val="none" w:sz="0" w:space="0" w:color="auto"/>
      </w:divBdr>
      <w:divsChild>
        <w:div w:id="1936861461">
          <w:marLeft w:val="0"/>
          <w:marRight w:val="0"/>
          <w:marTop w:val="90"/>
          <w:marBottom w:val="0"/>
          <w:divBdr>
            <w:top w:val="none" w:sz="0" w:space="0" w:color="auto"/>
            <w:left w:val="none" w:sz="0" w:space="0" w:color="auto"/>
            <w:bottom w:val="none" w:sz="0" w:space="0" w:color="auto"/>
            <w:right w:val="none" w:sz="0" w:space="0" w:color="auto"/>
          </w:divBdr>
          <w:divsChild>
            <w:div w:id="2129081147">
              <w:marLeft w:val="0"/>
              <w:marRight w:val="0"/>
              <w:marTop w:val="0"/>
              <w:marBottom w:val="0"/>
              <w:divBdr>
                <w:top w:val="none" w:sz="0" w:space="0" w:color="auto"/>
                <w:left w:val="none" w:sz="0" w:space="0" w:color="auto"/>
                <w:bottom w:val="none" w:sz="0" w:space="0" w:color="auto"/>
                <w:right w:val="none" w:sz="0" w:space="0" w:color="auto"/>
              </w:divBdr>
              <w:divsChild>
                <w:div w:id="42560272">
                  <w:marLeft w:val="0"/>
                  <w:marRight w:val="0"/>
                  <w:marTop w:val="0"/>
                  <w:marBottom w:val="405"/>
                  <w:divBdr>
                    <w:top w:val="none" w:sz="0" w:space="0" w:color="auto"/>
                    <w:left w:val="none" w:sz="0" w:space="0" w:color="auto"/>
                    <w:bottom w:val="none" w:sz="0" w:space="0" w:color="auto"/>
                    <w:right w:val="none" w:sz="0" w:space="0" w:color="auto"/>
                  </w:divBdr>
                  <w:divsChild>
                    <w:div w:id="693306495">
                      <w:marLeft w:val="0"/>
                      <w:marRight w:val="0"/>
                      <w:marTop w:val="0"/>
                      <w:marBottom w:val="0"/>
                      <w:divBdr>
                        <w:top w:val="none" w:sz="0" w:space="0" w:color="auto"/>
                        <w:left w:val="none" w:sz="0" w:space="0" w:color="auto"/>
                        <w:bottom w:val="none" w:sz="0" w:space="0" w:color="auto"/>
                        <w:right w:val="none" w:sz="0" w:space="0" w:color="auto"/>
                      </w:divBdr>
                      <w:divsChild>
                        <w:div w:id="1428036381">
                          <w:marLeft w:val="0"/>
                          <w:marRight w:val="0"/>
                          <w:marTop w:val="0"/>
                          <w:marBottom w:val="0"/>
                          <w:divBdr>
                            <w:top w:val="none" w:sz="0" w:space="0" w:color="auto"/>
                            <w:left w:val="none" w:sz="0" w:space="0" w:color="auto"/>
                            <w:bottom w:val="none" w:sz="0" w:space="0" w:color="auto"/>
                            <w:right w:val="none" w:sz="0" w:space="0" w:color="auto"/>
                          </w:divBdr>
                          <w:divsChild>
                            <w:div w:id="2044011521">
                              <w:marLeft w:val="0"/>
                              <w:marRight w:val="0"/>
                              <w:marTop w:val="0"/>
                              <w:marBottom w:val="0"/>
                              <w:divBdr>
                                <w:top w:val="none" w:sz="0" w:space="0" w:color="auto"/>
                                <w:left w:val="none" w:sz="0" w:space="0" w:color="auto"/>
                                <w:bottom w:val="none" w:sz="0" w:space="0" w:color="auto"/>
                                <w:right w:val="none" w:sz="0" w:space="0" w:color="auto"/>
                              </w:divBdr>
                              <w:divsChild>
                                <w:div w:id="20525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017619">
      <w:bodyDiv w:val="1"/>
      <w:marLeft w:val="0"/>
      <w:marRight w:val="0"/>
      <w:marTop w:val="0"/>
      <w:marBottom w:val="0"/>
      <w:divBdr>
        <w:top w:val="none" w:sz="0" w:space="0" w:color="auto"/>
        <w:left w:val="none" w:sz="0" w:space="0" w:color="auto"/>
        <w:bottom w:val="none" w:sz="0" w:space="0" w:color="auto"/>
        <w:right w:val="none" w:sz="0" w:space="0" w:color="auto"/>
      </w:divBdr>
    </w:div>
    <w:div w:id="530191375">
      <w:bodyDiv w:val="1"/>
      <w:marLeft w:val="0"/>
      <w:marRight w:val="0"/>
      <w:marTop w:val="0"/>
      <w:marBottom w:val="0"/>
      <w:divBdr>
        <w:top w:val="none" w:sz="0" w:space="0" w:color="auto"/>
        <w:left w:val="none" w:sz="0" w:space="0" w:color="auto"/>
        <w:bottom w:val="none" w:sz="0" w:space="0" w:color="auto"/>
        <w:right w:val="none" w:sz="0" w:space="0" w:color="auto"/>
      </w:divBdr>
    </w:div>
    <w:div w:id="534781229">
      <w:bodyDiv w:val="1"/>
      <w:marLeft w:val="0"/>
      <w:marRight w:val="0"/>
      <w:marTop w:val="0"/>
      <w:marBottom w:val="0"/>
      <w:divBdr>
        <w:top w:val="none" w:sz="0" w:space="0" w:color="auto"/>
        <w:left w:val="none" w:sz="0" w:space="0" w:color="auto"/>
        <w:bottom w:val="none" w:sz="0" w:space="0" w:color="auto"/>
        <w:right w:val="none" w:sz="0" w:space="0" w:color="auto"/>
      </w:divBdr>
    </w:div>
    <w:div w:id="587082215">
      <w:bodyDiv w:val="1"/>
      <w:marLeft w:val="0"/>
      <w:marRight w:val="0"/>
      <w:marTop w:val="0"/>
      <w:marBottom w:val="0"/>
      <w:divBdr>
        <w:top w:val="none" w:sz="0" w:space="0" w:color="auto"/>
        <w:left w:val="none" w:sz="0" w:space="0" w:color="auto"/>
        <w:bottom w:val="none" w:sz="0" w:space="0" w:color="auto"/>
        <w:right w:val="none" w:sz="0" w:space="0" w:color="auto"/>
      </w:divBdr>
    </w:div>
    <w:div w:id="630064008">
      <w:bodyDiv w:val="1"/>
      <w:marLeft w:val="0"/>
      <w:marRight w:val="0"/>
      <w:marTop w:val="0"/>
      <w:marBottom w:val="0"/>
      <w:divBdr>
        <w:top w:val="none" w:sz="0" w:space="0" w:color="auto"/>
        <w:left w:val="none" w:sz="0" w:space="0" w:color="auto"/>
        <w:bottom w:val="none" w:sz="0" w:space="0" w:color="auto"/>
        <w:right w:val="none" w:sz="0" w:space="0" w:color="auto"/>
      </w:divBdr>
    </w:div>
    <w:div w:id="630480311">
      <w:bodyDiv w:val="1"/>
      <w:marLeft w:val="0"/>
      <w:marRight w:val="0"/>
      <w:marTop w:val="0"/>
      <w:marBottom w:val="0"/>
      <w:divBdr>
        <w:top w:val="none" w:sz="0" w:space="0" w:color="auto"/>
        <w:left w:val="none" w:sz="0" w:space="0" w:color="auto"/>
        <w:bottom w:val="none" w:sz="0" w:space="0" w:color="auto"/>
        <w:right w:val="none" w:sz="0" w:space="0" w:color="auto"/>
      </w:divBdr>
    </w:div>
    <w:div w:id="653534341">
      <w:bodyDiv w:val="1"/>
      <w:marLeft w:val="0"/>
      <w:marRight w:val="0"/>
      <w:marTop w:val="0"/>
      <w:marBottom w:val="0"/>
      <w:divBdr>
        <w:top w:val="none" w:sz="0" w:space="0" w:color="auto"/>
        <w:left w:val="none" w:sz="0" w:space="0" w:color="auto"/>
        <w:bottom w:val="none" w:sz="0" w:space="0" w:color="auto"/>
        <w:right w:val="none" w:sz="0" w:space="0" w:color="auto"/>
      </w:divBdr>
    </w:div>
    <w:div w:id="665205738">
      <w:bodyDiv w:val="1"/>
      <w:marLeft w:val="0"/>
      <w:marRight w:val="0"/>
      <w:marTop w:val="0"/>
      <w:marBottom w:val="0"/>
      <w:divBdr>
        <w:top w:val="none" w:sz="0" w:space="0" w:color="auto"/>
        <w:left w:val="none" w:sz="0" w:space="0" w:color="auto"/>
        <w:bottom w:val="none" w:sz="0" w:space="0" w:color="auto"/>
        <w:right w:val="none" w:sz="0" w:space="0" w:color="auto"/>
      </w:divBdr>
    </w:div>
    <w:div w:id="674768718">
      <w:bodyDiv w:val="1"/>
      <w:marLeft w:val="0"/>
      <w:marRight w:val="0"/>
      <w:marTop w:val="0"/>
      <w:marBottom w:val="0"/>
      <w:divBdr>
        <w:top w:val="none" w:sz="0" w:space="0" w:color="auto"/>
        <w:left w:val="none" w:sz="0" w:space="0" w:color="auto"/>
        <w:bottom w:val="none" w:sz="0" w:space="0" w:color="auto"/>
        <w:right w:val="none" w:sz="0" w:space="0" w:color="auto"/>
      </w:divBdr>
    </w:div>
    <w:div w:id="698942311">
      <w:bodyDiv w:val="1"/>
      <w:marLeft w:val="0"/>
      <w:marRight w:val="0"/>
      <w:marTop w:val="0"/>
      <w:marBottom w:val="0"/>
      <w:divBdr>
        <w:top w:val="none" w:sz="0" w:space="0" w:color="auto"/>
        <w:left w:val="none" w:sz="0" w:space="0" w:color="auto"/>
        <w:bottom w:val="none" w:sz="0" w:space="0" w:color="auto"/>
        <w:right w:val="none" w:sz="0" w:space="0" w:color="auto"/>
      </w:divBdr>
    </w:div>
    <w:div w:id="727270134">
      <w:bodyDiv w:val="1"/>
      <w:marLeft w:val="0"/>
      <w:marRight w:val="0"/>
      <w:marTop w:val="0"/>
      <w:marBottom w:val="0"/>
      <w:divBdr>
        <w:top w:val="none" w:sz="0" w:space="0" w:color="auto"/>
        <w:left w:val="none" w:sz="0" w:space="0" w:color="auto"/>
        <w:bottom w:val="none" w:sz="0" w:space="0" w:color="auto"/>
        <w:right w:val="none" w:sz="0" w:space="0" w:color="auto"/>
      </w:divBdr>
    </w:div>
    <w:div w:id="747506028">
      <w:bodyDiv w:val="1"/>
      <w:marLeft w:val="0"/>
      <w:marRight w:val="0"/>
      <w:marTop w:val="0"/>
      <w:marBottom w:val="0"/>
      <w:divBdr>
        <w:top w:val="none" w:sz="0" w:space="0" w:color="auto"/>
        <w:left w:val="none" w:sz="0" w:space="0" w:color="auto"/>
        <w:bottom w:val="none" w:sz="0" w:space="0" w:color="auto"/>
        <w:right w:val="none" w:sz="0" w:space="0" w:color="auto"/>
      </w:divBdr>
    </w:div>
    <w:div w:id="815682333">
      <w:bodyDiv w:val="1"/>
      <w:marLeft w:val="0"/>
      <w:marRight w:val="0"/>
      <w:marTop w:val="0"/>
      <w:marBottom w:val="0"/>
      <w:divBdr>
        <w:top w:val="none" w:sz="0" w:space="0" w:color="auto"/>
        <w:left w:val="none" w:sz="0" w:space="0" w:color="auto"/>
        <w:bottom w:val="none" w:sz="0" w:space="0" w:color="auto"/>
        <w:right w:val="none" w:sz="0" w:space="0" w:color="auto"/>
      </w:divBdr>
    </w:div>
    <w:div w:id="833494178">
      <w:bodyDiv w:val="1"/>
      <w:marLeft w:val="0"/>
      <w:marRight w:val="0"/>
      <w:marTop w:val="0"/>
      <w:marBottom w:val="0"/>
      <w:divBdr>
        <w:top w:val="none" w:sz="0" w:space="0" w:color="auto"/>
        <w:left w:val="none" w:sz="0" w:space="0" w:color="auto"/>
        <w:bottom w:val="none" w:sz="0" w:space="0" w:color="auto"/>
        <w:right w:val="none" w:sz="0" w:space="0" w:color="auto"/>
      </w:divBdr>
    </w:div>
    <w:div w:id="838274926">
      <w:bodyDiv w:val="1"/>
      <w:marLeft w:val="0"/>
      <w:marRight w:val="0"/>
      <w:marTop w:val="0"/>
      <w:marBottom w:val="0"/>
      <w:divBdr>
        <w:top w:val="none" w:sz="0" w:space="0" w:color="auto"/>
        <w:left w:val="none" w:sz="0" w:space="0" w:color="auto"/>
        <w:bottom w:val="none" w:sz="0" w:space="0" w:color="auto"/>
        <w:right w:val="none" w:sz="0" w:space="0" w:color="auto"/>
      </w:divBdr>
    </w:div>
    <w:div w:id="852766418">
      <w:bodyDiv w:val="1"/>
      <w:marLeft w:val="0"/>
      <w:marRight w:val="0"/>
      <w:marTop w:val="0"/>
      <w:marBottom w:val="0"/>
      <w:divBdr>
        <w:top w:val="none" w:sz="0" w:space="0" w:color="auto"/>
        <w:left w:val="none" w:sz="0" w:space="0" w:color="auto"/>
        <w:bottom w:val="none" w:sz="0" w:space="0" w:color="auto"/>
        <w:right w:val="none" w:sz="0" w:space="0" w:color="auto"/>
      </w:divBdr>
    </w:div>
    <w:div w:id="855002692">
      <w:bodyDiv w:val="1"/>
      <w:marLeft w:val="0"/>
      <w:marRight w:val="0"/>
      <w:marTop w:val="0"/>
      <w:marBottom w:val="0"/>
      <w:divBdr>
        <w:top w:val="none" w:sz="0" w:space="0" w:color="auto"/>
        <w:left w:val="none" w:sz="0" w:space="0" w:color="auto"/>
        <w:bottom w:val="none" w:sz="0" w:space="0" w:color="auto"/>
        <w:right w:val="none" w:sz="0" w:space="0" w:color="auto"/>
      </w:divBdr>
    </w:div>
    <w:div w:id="883063447">
      <w:bodyDiv w:val="1"/>
      <w:marLeft w:val="0"/>
      <w:marRight w:val="0"/>
      <w:marTop w:val="0"/>
      <w:marBottom w:val="0"/>
      <w:divBdr>
        <w:top w:val="none" w:sz="0" w:space="0" w:color="auto"/>
        <w:left w:val="none" w:sz="0" w:space="0" w:color="auto"/>
        <w:bottom w:val="none" w:sz="0" w:space="0" w:color="auto"/>
        <w:right w:val="none" w:sz="0" w:space="0" w:color="auto"/>
      </w:divBdr>
    </w:div>
    <w:div w:id="919798654">
      <w:bodyDiv w:val="1"/>
      <w:marLeft w:val="0"/>
      <w:marRight w:val="0"/>
      <w:marTop w:val="0"/>
      <w:marBottom w:val="0"/>
      <w:divBdr>
        <w:top w:val="none" w:sz="0" w:space="0" w:color="auto"/>
        <w:left w:val="none" w:sz="0" w:space="0" w:color="auto"/>
        <w:bottom w:val="none" w:sz="0" w:space="0" w:color="auto"/>
        <w:right w:val="none" w:sz="0" w:space="0" w:color="auto"/>
      </w:divBdr>
    </w:div>
    <w:div w:id="935748117">
      <w:bodyDiv w:val="1"/>
      <w:marLeft w:val="0"/>
      <w:marRight w:val="0"/>
      <w:marTop w:val="0"/>
      <w:marBottom w:val="0"/>
      <w:divBdr>
        <w:top w:val="none" w:sz="0" w:space="0" w:color="auto"/>
        <w:left w:val="none" w:sz="0" w:space="0" w:color="auto"/>
        <w:bottom w:val="none" w:sz="0" w:space="0" w:color="auto"/>
        <w:right w:val="none" w:sz="0" w:space="0" w:color="auto"/>
      </w:divBdr>
    </w:div>
    <w:div w:id="941886539">
      <w:bodyDiv w:val="1"/>
      <w:marLeft w:val="0"/>
      <w:marRight w:val="0"/>
      <w:marTop w:val="0"/>
      <w:marBottom w:val="0"/>
      <w:divBdr>
        <w:top w:val="none" w:sz="0" w:space="0" w:color="auto"/>
        <w:left w:val="none" w:sz="0" w:space="0" w:color="auto"/>
        <w:bottom w:val="none" w:sz="0" w:space="0" w:color="auto"/>
        <w:right w:val="none" w:sz="0" w:space="0" w:color="auto"/>
      </w:divBdr>
    </w:div>
    <w:div w:id="945429352">
      <w:bodyDiv w:val="1"/>
      <w:marLeft w:val="0"/>
      <w:marRight w:val="0"/>
      <w:marTop w:val="0"/>
      <w:marBottom w:val="0"/>
      <w:divBdr>
        <w:top w:val="none" w:sz="0" w:space="0" w:color="auto"/>
        <w:left w:val="none" w:sz="0" w:space="0" w:color="auto"/>
        <w:bottom w:val="none" w:sz="0" w:space="0" w:color="auto"/>
        <w:right w:val="none" w:sz="0" w:space="0" w:color="auto"/>
      </w:divBdr>
    </w:div>
    <w:div w:id="955214190">
      <w:bodyDiv w:val="1"/>
      <w:marLeft w:val="0"/>
      <w:marRight w:val="0"/>
      <w:marTop w:val="0"/>
      <w:marBottom w:val="0"/>
      <w:divBdr>
        <w:top w:val="none" w:sz="0" w:space="0" w:color="auto"/>
        <w:left w:val="none" w:sz="0" w:space="0" w:color="auto"/>
        <w:bottom w:val="none" w:sz="0" w:space="0" w:color="auto"/>
        <w:right w:val="none" w:sz="0" w:space="0" w:color="auto"/>
      </w:divBdr>
    </w:div>
    <w:div w:id="1002975290">
      <w:bodyDiv w:val="1"/>
      <w:marLeft w:val="0"/>
      <w:marRight w:val="0"/>
      <w:marTop w:val="0"/>
      <w:marBottom w:val="0"/>
      <w:divBdr>
        <w:top w:val="none" w:sz="0" w:space="0" w:color="auto"/>
        <w:left w:val="none" w:sz="0" w:space="0" w:color="auto"/>
        <w:bottom w:val="none" w:sz="0" w:space="0" w:color="auto"/>
        <w:right w:val="none" w:sz="0" w:space="0" w:color="auto"/>
      </w:divBdr>
    </w:div>
    <w:div w:id="1014765718">
      <w:bodyDiv w:val="1"/>
      <w:marLeft w:val="0"/>
      <w:marRight w:val="0"/>
      <w:marTop w:val="0"/>
      <w:marBottom w:val="0"/>
      <w:divBdr>
        <w:top w:val="none" w:sz="0" w:space="0" w:color="auto"/>
        <w:left w:val="none" w:sz="0" w:space="0" w:color="auto"/>
        <w:bottom w:val="none" w:sz="0" w:space="0" w:color="auto"/>
        <w:right w:val="none" w:sz="0" w:space="0" w:color="auto"/>
      </w:divBdr>
    </w:div>
    <w:div w:id="1031030250">
      <w:bodyDiv w:val="1"/>
      <w:marLeft w:val="0"/>
      <w:marRight w:val="0"/>
      <w:marTop w:val="0"/>
      <w:marBottom w:val="0"/>
      <w:divBdr>
        <w:top w:val="none" w:sz="0" w:space="0" w:color="auto"/>
        <w:left w:val="none" w:sz="0" w:space="0" w:color="auto"/>
        <w:bottom w:val="none" w:sz="0" w:space="0" w:color="auto"/>
        <w:right w:val="none" w:sz="0" w:space="0" w:color="auto"/>
      </w:divBdr>
    </w:div>
    <w:div w:id="1038092125">
      <w:bodyDiv w:val="1"/>
      <w:marLeft w:val="0"/>
      <w:marRight w:val="0"/>
      <w:marTop w:val="0"/>
      <w:marBottom w:val="0"/>
      <w:divBdr>
        <w:top w:val="none" w:sz="0" w:space="0" w:color="auto"/>
        <w:left w:val="none" w:sz="0" w:space="0" w:color="auto"/>
        <w:bottom w:val="none" w:sz="0" w:space="0" w:color="auto"/>
        <w:right w:val="none" w:sz="0" w:space="0" w:color="auto"/>
      </w:divBdr>
    </w:div>
    <w:div w:id="1050223828">
      <w:bodyDiv w:val="1"/>
      <w:marLeft w:val="0"/>
      <w:marRight w:val="0"/>
      <w:marTop w:val="0"/>
      <w:marBottom w:val="0"/>
      <w:divBdr>
        <w:top w:val="none" w:sz="0" w:space="0" w:color="auto"/>
        <w:left w:val="none" w:sz="0" w:space="0" w:color="auto"/>
        <w:bottom w:val="none" w:sz="0" w:space="0" w:color="auto"/>
        <w:right w:val="none" w:sz="0" w:space="0" w:color="auto"/>
      </w:divBdr>
    </w:div>
    <w:div w:id="1055398528">
      <w:bodyDiv w:val="1"/>
      <w:marLeft w:val="0"/>
      <w:marRight w:val="0"/>
      <w:marTop w:val="0"/>
      <w:marBottom w:val="0"/>
      <w:divBdr>
        <w:top w:val="none" w:sz="0" w:space="0" w:color="auto"/>
        <w:left w:val="none" w:sz="0" w:space="0" w:color="auto"/>
        <w:bottom w:val="none" w:sz="0" w:space="0" w:color="auto"/>
        <w:right w:val="none" w:sz="0" w:space="0" w:color="auto"/>
      </w:divBdr>
    </w:div>
    <w:div w:id="1074665275">
      <w:bodyDiv w:val="1"/>
      <w:marLeft w:val="0"/>
      <w:marRight w:val="0"/>
      <w:marTop w:val="0"/>
      <w:marBottom w:val="0"/>
      <w:divBdr>
        <w:top w:val="none" w:sz="0" w:space="0" w:color="auto"/>
        <w:left w:val="none" w:sz="0" w:space="0" w:color="auto"/>
        <w:bottom w:val="none" w:sz="0" w:space="0" w:color="auto"/>
        <w:right w:val="none" w:sz="0" w:space="0" w:color="auto"/>
      </w:divBdr>
    </w:div>
    <w:div w:id="1090929347">
      <w:bodyDiv w:val="1"/>
      <w:marLeft w:val="0"/>
      <w:marRight w:val="0"/>
      <w:marTop w:val="0"/>
      <w:marBottom w:val="0"/>
      <w:divBdr>
        <w:top w:val="none" w:sz="0" w:space="0" w:color="auto"/>
        <w:left w:val="none" w:sz="0" w:space="0" w:color="auto"/>
        <w:bottom w:val="none" w:sz="0" w:space="0" w:color="auto"/>
        <w:right w:val="none" w:sz="0" w:space="0" w:color="auto"/>
      </w:divBdr>
    </w:div>
    <w:div w:id="1101877356">
      <w:bodyDiv w:val="1"/>
      <w:marLeft w:val="0"/>
      <w:marRight w:val="0"/>
      <w:marTop w:val="0"/>
      <w:marBottom w:val="0"/>
      <w:divBdr>
        <w:top w:val="none" w:sz="0" w:space="0" w:color="auto"/>
        <w:left w:val="none" w:sz="0" w:space="0" w:color="auto"/>
        <w:bottom w:val="none" w:sz="0" w:space="0" w:color="auto"/>
        <w:right w:val="none" w:sz="0" w:space="0" w:color="auto"/>
      </w:divBdr>
      <w:divsChild>
        <w:div w:id="1414548752">
          <w:marLeft w:val="0"/>
          <w:marRight w:val="0"/>
          <w:marTop w:val="0"/>
          <w:marBottom w:val="0"/>
          <w:divBdr>
            <w:top w:val="none" w:sz="0" w:space="0" w:color="auto"/>
            <w:left w:val="none" w:sz="0" w:space="0" w:color="auto"/>
            <w:bottom w:val="none" w:sz="0" w:space="0" w:color="auto"/>
            <w:right w:val="none" w:sz="0" w:space="0" w:color="auto"/>
          </w:divBdr>
          <w:divsChild>
            <w:div w:id="1009335763">
              <w:marLeft w:val="0"/>
              <w:marRight w:val="0"/>
              <w:marTop w:val="0"/>
              <w:marBottom w:val="0"/>
              <w:divBdr>
                <w:top w:val="none" w:sz="0" w:space="0" w:color="auto"/>
                <w:left w:val="none" w:sz="0" w:space="0" w:color="auto"/>
                <w:bottom w:val="none" w:sz="0" w:space="0" w:color="auto"/>
                <w:right w:val="none" w:sz="0" w:space="0" w:color="auto"/>
              </w:divBdr>
              <w:divsChild>
                <w:div w:id="33236168">
                  <w:marLeft w:val="0"/>
                  <w:marRight w:val="0"/>
                  <w:marTop w:val="0"/>
                  <w:marBottom w:val="0"/>
                  <w:divBdr>
                    <w:top w:val="none" w:sz="0" w:space="0" w:color="auto"/>
                    <w:left w:val="none" w:sz="0" w:space="0" w:color="auto"/>
                    <w:bottom w:val="none" w:sz="0" w:space="0" w:color="auto"/>
                    <w:right w:val="none" w:sz="0" w:space="0" w:color="auto"/>
                  </w:divBdr>
                </w:div>
                <w:div w:id="301277392">
                  <w:marLeft w:val="0"/>
                  <w:marRight w:val="0"/>
                  <w:marTop w:val="0"/>
                  <w:marBottom w:val="0"/>
                  <w:divBdr>
                    <w:top w:val="none" w:sz="0" w:space="0" w:color="auto"/>
                    <w:left w:val="none" w:sz="0" w:space="0" w:color="auto"/>
                    <w:bottom w:val="none" w:sz="0" w:space="0" w:color="auto"/>
                    <w:right w:val="none" w:sz="0" w:space="0" w:color="auto"/>
                  </w:divBdr>
                </w:div>
                <w:div w:id="1460879875">
                  <w:marLeft w:val="0"/>
                  <w:marRight w:val="0"/>
                  <w:marTop w:val="0"/>
                  <w:marBottom w:val="0"/>
                  <w:divBdr>
                    <w:top w:val="none" w:sz="0" w:space="0" w:color="auto"/>
                    <w:left w:val="none" w:sz="0" w:space="0" w:color="auto"/>
                    <w:bottom w:val="none" w:sz="0" w:space="0" w:color="auto"/>
                    <w:right w:val="none" w:sz="0" w:space="0" w:color="auto"/>
                  </w:divBdr>
                </w:div>
                <w:div w:id="1596160430">
                  <w:marLeft w:val="0"/>
                  <w:marRight w:val="0"/>
                  <w:marTop w:val="0"/>
                  <w:marBottom w:val="0"/>
                  <w:divBdr>
                    <w:top w:val="none" w:sz="0" w:space="0" w:color="auto"/>
                    <w:left w:val="none" w:sz="0" w:space="0" w:color="auto"/>
                    <w:bottom w:val="none" w:sz="0" w:space="0" w:color="auto"/>
                    <w:right w:val="none" w:sz="0" w:space="0" w:color="auto"/>
                  </w:divBdr>
                  <w:divsChild>
                    <w:div w:id="13576779">
                      <w:marLeft w:val="0"/>
                      <w:marRight w:val="0"/>
                      <w:marTop w:val="0"/>
                      <w:marBottom w:val="0"/>
                      <w:divBdr>
                        <w:top w:val="none" w:sz="0" w:space="0" w:color="auto"/>
                        <w:left w:val="none" w:sz="0" w:space="0" w:color="auto"/>
                        <w:bottom w:val="none" w:sz="0" w:space="0" w:color="auto"/>
                        <w:right w:val="none" w:sz="0" w:space="0" w:color="auto"/>
                      </w:divBdr>
                    </w:div>
                    <w:div w:id="452675802">
                      <w:marLeft w:val="0"/>
                      <w:marRight w:val="0"/>
                      <w:marTop w:val="0"/>
                      <w:marBottom w:val="0"/>
                      <w:divBdr>
                        <w:top w:val="none" w:sz="0" w:space="0" w:color="auto"/>
                        <w:left w:val="none" w:sz="0" w:space="0" w:color="auto"/>
                        <w:bottom w:val="none" w:sz="0" w:space="0" w:color="auto"/>
                        <w:right w:val="none" w:sz="0" w:space="0" w:color="auto"/>
                      </w:divBdr>
                    </w:div>
                    <w:div w:id="495003673">
                      <w:marLeft w:val="0"/>
                      <w:marRight w:val="0"/>
                      <w:marTop w:val="0"/>
                      <w:marBottom w:val="0"/>
                      <w:divBdr>
                        <w:top w:val="none" w:sz="0" w:space="0" w:color="auto"/>
                        <w:left w:val="none" w:sz="0" w:space="0" w:color="auto"/>
                        <w:bottom w:val="none" w:sz="0" w:space="0" w:color="auto"/>
                        <w:right w:val="none" w:sz="0" w:space="0" w:color="auto"/>
                      </w:divBdr>
                    </w:div>
                    <w:div w:id="16184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946191">
          <w:marLeft w:val="0"/>
          <w:marRight w:val="0"/>
          <w:marTop w:val="0"/>
          <w:marBottom w:val="0"/>
          <w:divBdr>
            <w:top w:val="none" w:sz="0" w:space="0" w:color="auto"/>
            <w:left w:val="none" w:sz="0" w:space="0" w:color="auto"/>
            <w:bottom w:val="none" w:sz="0" w:space="0" w:color="auto"/>
            <w:right w:val="none" w:sz="0" w:space="0" w:color="auto"/>
          </w:divBdr>
          <w:divsChild>
            <w:div w:id="263920866">
              <w:marLeft w:val="0"/>
              <w:marRight w:val="0"/>
              <w:marTop w:val="0"/>
              <w:marBottom w:val="0"/>
              <w:divBdr>
                <w:top w:val="none" w:sz="0" w:space="0" w:color="auto"/>
                <w:left w:val="none" w:sz="0" w:space="0" w:color="auto"/>
                <w:bottom w:val="none" w:sz="0" w:space="0" w:color="auto"/>
                <w:right w:val="none" w:sz="0" w:space="0" w:color="auto"/>
              </w:divBdr>
            </w:div>
            <w:div w:id="264968068">
              <w:marLeft w:val="0"/>
              <w:marRight w:val="0"/>
              <w:marTop w:val="0"/>
              <w:marBottom w:val="0"/>
              <w:divBdr>
                <w:top w:val="none" w:sz="0" w:space="0" w:color="auto"/>
                <w:left w:val="none" w:sz="0" w:space="0" w:color="auto"/>
                <w:bottom w:val="none" w:sz="0" w:space="0" w:color="auto"/>
                <w:right w:val="none" w:sz="0" w:space="0" w:color="auto"/>
              </w:divBdr>
            </w:div>
            <w:div w:id="441531222">
              <w:marLeft w:val="0"/>
              <w:marRight w:val="0"/>
              <w:marTop w:val="0"/>
              <w:marBottom w:val="0"/>
              <w:divBdr>
                <w:top w:val="none" w:sz="0" w:space="0" w:color="auto"/>
                <w:left w:val="none" w:sz="0" w:space="0" w:color="auto"/>
                <w:bottom w:val="none" w:sz="0" w:space="0" w:color="auto"/>
                <w:right w:val="none" w:sz="0" w:space="0" w:color="auto"/>
              </w:divBdr>
            </w:div>
            <w:div w:id="1113934994">
              <w:marLeft w:val="0"/>
              <w:marRight w:val="0"/>
              <w:marTop w:val="0"/>
              <w:marBottom w:val="0"/>
              <w:divBdr>
                <w:top w:val="none" w:sz="0" w:space="0" w:color="auto"/>
                <w:left w:val="none" w:sz="0" w:space="0" w:color="auto"/>
                <w:bottom w:val="none" w:sz="0" w:space="0" w:color="auto"/>
                <w:right w:val="none" w:sz="0" w:space="0" w:color="auto"/>
              </w:divBdr>
            </w:div>
            <w:div w:id="1666395236">
              <w:marLeft w:val="0"/>
              <w:marRight w:val="0"/>
              <w:marTop w:val="0"/>
              <w:marBottom w:val="0"/>
              <w:divBdr>
                <w:top w:val="none" w:sz="0" w:space="0" w:color="auto"/>
                <w:left w:val="none" w:sz="0" w:space="0" w:color="auto"/>
                <w:bottom w:val="none" w:sz="0" w:space="0" w:color="auto"/>
                <w:right w:val="none" w:sz="0" w:space="0" w:color="auto"/>
              </w:divBdr>
            </w:div>
            <w:div w:id="19494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9607">
      <w:bodyDiv w:val="1"/>
      <w:marLeft w:val="0"/>
      <w:marRight w:val="0"/>
      <w:marTop w:val="0"/>
      <w:marBottom w:val="0"/>
      <w:divBdr>
        <w:top w:val="none" w:sz="0" w:space="0" w:color="auto"/>
        <w:left w:val="none" w:sz="0" w:space="0" w:color="auto"/>
        <w:bottom w:val="none" w:sz="0" w:space="0" w:color="auto"/>
        <w:right w:val="none" w:sz="0" w:space="0" w:color="auto"/>
      </w:divBdr>
    </w:div>
    <w:div w:id="1165321797">
      <w:bodyDiv w:val="1"/>
      <w:marLeft w:val="0"/>
      <w:marRight w:val="0"/>
      <w:marTop w:val="0"/>
      <w:marBottom w:val="0"/>
      <w:divBdr>
        <w:top w:val="none" w:sz="0" w:space="0" w:color="auto"/>
        <w:left w:val="none" w:sz="0" w:space="0" w:color="auto"/>
        <w:bottom w:val="none" w:sz="0" w:space="0" w:color="auto"/>
        <w:right w:val="none" w:sz="0" w:space="0" w:color="auto"/>
      </w:divBdr>
    </w:div>
    <w:div w:id="1181819015">
      <w:bodyDiv w:val="1"/>
      <w:marLeft w:val="0"/>
      <w:marRight w:val="0"/>
      <w:marTop w:val="0"/>
      <w:marBottom w:val="0"/>
      <w:divBdr>
        <w:top w:val="none" w:sz="0" w:space="0" w:color="auto"/>
        <w:left w:val="none" w:sz="0" w:space="0" w:color="auto"/>
        <w:bottom w:val="none" w:sz="0" w:space="0" w:color="auto"/>
        <w:right w:val="none" w:sz="0" w:space="0" w:color="auto"/>
      </w:divBdr>
    </w:div>
    <w:div w:id="1227033078">
      <w:bodyDiv w:val="1"/>
      <w:marLeft w:val="0"/>
      <w:marRight w:val="0"/>
      <w:marTop w:val="0"/>
      <w:marBottom w:val="0"/>
      <w:divBdr>
        <w:top w:val="none" w:sz="0" w:space="0" w:color="auto"/>
        <w:left w:val="none" w:sz="0" w:space="0" w:color="auto"/>
        <w:bottom w:val="none" w:sz="0" w:space="0" w:color="auto"/>
        <w:right w:val="none" w:sz="0" w:space="0" w:color="auto"/>
      </w:divBdr>
    </w:div>
    <w:div w:id="1231620073">
      <w:bodyDiv w:val="1"/>
      <w:marLeft w:val="0"/>
      <w:marRight w:val="0"/>
      <w:marTop w:val="0"/>
      <w:marBottom w:val="0"/>
      <w:divBdr>
        <w:top w:val="none" w:sz="0" w:space="0" w:color="auto"/>
        <w:left w:val="none" w:sz="0" w:space="0" w:color="auto"/>
        <w:bottom w:val="none" w:sz="0" w:space="0" w:color="auto"/>
        <w:right w:val="none" w:sz="0" w:space="0" w:color="auto"/>
      </w:divBdr>
    </w:div>
    <w:div w:id="1249386504">
      <w:bodyDiv w:val="1"/>
      <w:marLeft w:val="0"/>
      <w:marRight w:val="0"/>
      <w:marTop w:val="0"/>
      <w:marBottom w:val="0"/>
      <w:divBdr>
        <w:top w:val="none" w:sz="0" w:space="0" w:color="auto"/>
        <w:left w:val="none" w:sz="0" w:space="0" w:color="auto"/>
        <w:bottom w:val="none" w:sz="0" w:space="0" w:color="auto"/>
        <w:right w:val="none" w:sz="0" w:space="0" w:color="auto"/>
      </w:divBdr>
    </w:div>
    <w:div w:id="1249844845">
      <w:bodyDiv w:val="1"/>
      <w:marLeft w:val="0"/>
      <w:marRight w:val="0"/>
      <w:marTop w:val="0"/>
      <w:marBottom w:val="0"/>
      <w:divBdr>
        <w:top w:val="none" w:sz="0" w:space="0" w:color="auto"/>
        <w:left w:val="none" w:sz="0" w:space="0" w:color="auto"/>
        <w:bottom w:val="none" w:sz="0" w:space="0" w:color="auto"/>
        <w:right w:val="none" w:sz="0" w:space="0" w:color="auto"/>
      </w:divBdr>
    </w:div>
    <w:div w:id="1287081610">
      <w:bodyDiv w:val="1"/>
      <w:marLeft w:val="0"/>
      <w:marRight w:val="0"/>
      <w:marTop w:val="0"/>
      <w:marBottom w:val="0"/>
      <w:divBdr>
        <w:top w:val="none" w:sz="0" w:space="0" w:color="auto"/>
        <w:left w:val="none" w:sz="0" w:space="0" w:color="auto"/>
        <w:bottom w:val="none" w:sz="0" w:space="0" w:color="auto"/>
        <w:right w:val="none" w:sz="0" w:space="0" w:color="auto"/>
      </w:divBdr>
    </w:div>
    <w:div w:id="1303388793">
      <w:bodyDiv w:val="1"/>
      <w:marLeft w:val="0"/>
      <w:marRight w:val="0"/>
      <w:marTop w:val="0"/>
      <w:marBottom w:val="0"/>
      <w:divBdr>
        <w:top w:val="none" w:sz="0" w:space="0" w:color="auto"/>
        <w:left w:val="none" w:sz="0" w:space="0" w:color="auto"/>
        <w:bottom w:val="none" w:sz="0" w:space="0" w:color="auto"/>
        <w:right w:val="none" w:sz="0" w:space="0" w:color="auto"/>
      </w:divBdr>
    </w:div>
    <w:div w:id="1321539325">
      <w:bodyDiv w:val="1"/>
      <w:marLeft w:val="0"/>
      <w:marRight w:val="0"/>
      <w:marTop w:val="0"/>
      <w:marBottom w:val="0"/>
      <w:divBdr>
        <w:top w:val="none" w:sz="0" w:space="0" w:color="auto"/>
        <w:left w:val="none" w:sz="0" w:space="0" w:color="auto"/>
        <w:bottom w:val="none" w:sz="0" w:space="0" w:color="auto"/>
        <w:right w:val="none" w:sz="0" w:space="0" w:color="auto"/>
      </w:divBdr>
    </w:div>
    <w:div w:id="1321889484">
      <w:bodyDiv w:val="1"/>
      <w:marLeft w:val="0"/>
      <w:marRight w:val="0"/>
      <w:marTop w:val="0"/>
      <w:marBottom w:val="0"/>
      <w:divBdr>
        <w:top w:val="none" w:sz="0" w:space="0" w:color="auto"/>
        <w:left w:val="none" w:sz="0" w:space="0" w:color="auto"/>
        <w:bottom w:val="none" w:sz="0" w:space="0" w:color="auto"/>
        <w:right w:val="none" w:sz="0" w:space="0" w:color="auto"/>
      </w:divBdr>
    </w:div>
    <w:div w:id="1332292391">
      <w:bodyDiv w:val="1"/>
      <w:marLeft w:val="0"/>
      <w:marRight w:val="0"/>
      <w:marTop w:val="0"/>
      <w:marBottom w:val="0"/>
      <w:divBdr>
        <w:top w:val="none" w:sz="0" w:space="0" w:color="auto"/>
        <w:left w:val="none" w:sz="0" w:space="0" w:color="auto"/>
        <w:bottom w:val="none" w:sz="0" w:space="0" w:color="auto"/>
        <w:right w:val="none" w:sz="0" w:space="0" w:color="auto"/>
      </w:divBdr>
    </w:div>
    <w:div w:id="1354916960">
      <w:bodyDiv w:val="1"/>
      <w:marLeft w:val="0"/>
      <w:marRight w:val="0"/>
      <w:marTop w:val="0"/>
      <w:marBottom w:val="0"/>
      <w:divBdr>
        <w:top w:val="none" w:sz="0" w:space="0" w:color="auto"/>
        <w:left w:val="none" w:sz="0" w:space="0" w:color="auto"/>
        <w:bottom w:val="none" w:sz="0" w:space="0" w:color="auto"/>
        <w:right w:val="none" w:sz="0" w:space="0" w:color="auto"/>
      </w:divBdr>
    </w:div>
    <w:div w:id="1366061777">
      <w:bodyDiv w:val="1"/>
      <w:marLeft w:val="0"/>
      <w:marRight w:val="0"/>
      <w:marTop w:val="0"/>
      <w:marBottom w:val="0"/>
      <w:divBdr>
        <w:top w:val="none" w:sz="0" w:space="0" w:color="auto"/>
        <w:left w:val="none" w:sz="0" w:space="0" w:color="auto"/>
        <w:bottom w:val="none" w:sz="0" w:space="0" w:color="auto"/>
        <w:right w:val="none" w:sz="0" w:space="0" w:color="auto"/>
      </w:divBdr>
    </w:div>
    <w:div w:id="1391493064">
      <w:bodyDiv w:val="1"/>
      <w:marLeft w:val="0"/>
      <w:marRight w:val="0"/>
      <w:marTop w:val="0"/>
      <w:marBottom w:val="0"/>
      <w:divBdr>
        <w:top w:val="none" w:sz="0" w:space="0" w:color="auto"/>
        <w:left w:val="none" w:sz="0" w:space="0" w:color="auto"/>
        <w:bottom w:val="none" w:sz="0" w:space="0" w:color="auto"/>
        <w:right w:val="none" w:sz="0" w:space="0" w:color="auto"/>
      </w:divBdr>
    </w:div>
    <w:div w:id="1417554990">
      <w:bodyDiv w:val="1"/>
      <w:marLeft w:val="0"/>
      <w:marRight w:val="0"/>
      <w:marTop w:val="0"/>
      <w:marBottom w:val="0"/>
      <w:divBdr>
        <w:top w:val="none" w:sz="0" w:space="0" w:color="auto"/>
        <w:left w:val="none" w:sz="0" w:space="0" w:color="auto"/>
        <w:bottom w:val="none" w:sz="0" w:space="0" w:color="auto"/>
        <w:right w:val="none" w:sz="0" w:space="0" w:color="auto"/>
      </w:divBdr>
    </w:div>
    <w:div w:id="1420712125">
      <w:bodyDiv w:val="1"/>
      <w:marLeft w:val="0"/>
      <w:marRight w:val="0"/>
      <w:marTop w:val="0"/>
      <w:marBottom w:val="0"/>
      <w:divBdr>
        <w:top w:val="none" w:sz="0" w:space="0" w:color="auto"/>
        <w:left w:val="none" w:sz="0" w:space="0" w:color="auto"/>
        <w:bottom w:val="none" w:sz="0" w:space="0" w:color="auto"/>
        <w:right w:val="none" w:sz="0" w:space="0" w:color="auto"/>
      </w:divBdr>
    </w:div>
    <w:div w:id="1425761779">
      <w:bodyDiv w:val="1"/>
      <w:marLeft w:val="0"/>
      <w:marRight w:val="0"/>
      <w:marTop w:val="0"/>
      <w:marBottom w:val="0"/>
      <w:divBdr>
        <w:top w:val="none" w:sz="0" w:space="0" w:color="auto"/>
        <w:left w:val="none" w:sz="0" w:space="0" w:color="auto"/>
        <w:bottom w:val="none" w:sz="0" w:space="0" w:color="auto"/>
        <w:right w:val="none" w:sz="0" w:space="0" w:color="auto"/>
      </w:divBdr>
    </w:div>
    <w:div w:id="1439905024">
      <w:bodyDiv w:val="1"/>
      <w:marLeft w:val="0"/>
      <w:marRight w:val="0"/>
      <w:marTop w:val="0"/>
      <w:marBottom w:val="0"/>
      <w:divBdr>
        <w:top w:val="none" w:sz="0" w:space="0" w:color="auto"/>
        <w:left w:val="none" w:sz="0" w:space="0" w:color="auto"/>
        <w:bottom w:val="none" w:sz="0" w:space="0" w:color="auto"/>
        <w:right w:val="none" w:sz="0" w:space="0" w:color="auto"/>
      </w:divBdr>
    </w:div>
    <w:div w:id="1443374866">
      <w:bodyDiv w:val="1"/>
      <w:marLeft w:val="0"/>
      <w:marRight w:val="0"/>
      <w:marTop w:val="0"/>
      <w:marBottom w:val="0"/>
      <w:divBdr>
        <w:top w:val="none" w:sz="0" w:space="0" w:color="auto"/>
        <w:left w:val="none" w:sz="0" w:space="0" w:color="auto"/>
        <w:bottom w:val="none" w:sz="0" w:space="0" w:color="auto"/>
        <w:right w:val="none" w:sz="0" w:space="0" w:color="auto"/>
      </w:divBdr>
    </w:div>
    <w:div w:id="1471896372">
      <w:bodyDiv w:val="1"/>
      <w:marLeft w:val="0"/>
      <w:marRight w:val="0"/>
      <w:marTop w:val="0"/>
      <w:marBottom w:val="0"/>
      <w:divBdr>
        <w:top w:val="none" w:sz="0" w:space="0" w:color="auto"/>
        <w:left w:val="none" w:sz="0" w:space="0" w:color="auto"/>
        <w:bottom w:val="none" w:sz="0" w:space="0" w:color="auto"/>
        <w:right w:val="none" w:sz="0" w:space="0" w:color="auto"/>
      </w:divBdr>
      <w:divsChild>
        <w:div w:id="310254613">
          <w:marLeft w:val="0"/>
          <w:marRight w:val="0"/>
          <w:marTop w:val="0"/>
          <w:marBottom w:val="0"/>
          <w:divBdr>
            <w:top w:val="none" w:sz="0" w:space="0" w:color="auto"/>
            <w:left w:val="none" w:sz="0" w:space="0" w:color="auto"/>
            <w:bottom w:val="none" w:sz="0" w:space="0" w:color="auto"/>
            <w:right w:val="none" w:sz="0" w:space="0" w:color="auto"/>
          </w:divBdr>
        </w:div>
        <w:div w:id="2072728662">
          <w:marLeft w:val="0"/>
          <w:marRight w:val="0"/>
          <w:marTop w:val="0"/>
          <w:marBottom w:val="0"/>
          <w:divBdr>
            <w:top w:val="none" w:sz="0" w:space="0" w:color="auto"/>
            <w:left w:val="none" w:sz="0" w:space="0" w:color="auto"/>
            <w:bottom w:val="none" w:sz="0" w:space="0" w:color="auto"/>
            <w:right w:val="none" w:sz="0" w:space="0" w:color="auto"/>
          </w:divBdr>
        </w:div>
      </w:divsChild>
    </w:div>
    <w:div w:id="1476724771">
      <w:bodyDiv w:val="1"/>
      <w:marLeft w:val="0"/>
      <w:marRight w:val="0"/>
      <w:marTop w:val="0"/>
      <w:marBottom w:val="0"/>
      <w:divBdr>
        <w:top w:val="none" w:sz="0" w:space="0" w:color="auto"/>
        <w:left w:val="none" w:sz="0" w:space="0" w:color="auto"/>
        <w:bottom w:val="none" w:sz="0" w:space="0" w:color="auto"/>
        <w:right w:val="none" w:sz="0" w:space="0" w:color="auto"/>
      </w:divBdr>
    </w:div>
    <w:div w:id="1525899721">
      <w:bodyDiv w:val="1"/>
      <w:marLeft w:val="0"/>
      <w:marRight w:val="0"/>
      <w:marTop w:val="0"/>
      <w:marBottom w:val="0"/>
      <w:divBdr>
        <w:top w:val="none" w:sz="0" w:space="0" w:color="auto"/>
        <w:left w:val="none" w:sz="0" w:space="0" w:color="auto"/>
        <w:bottom w:val="none" w:sz="0" w:space="0" w:color="auto"/>
        <w:right w:val="none" w:sz="0" w:space="0" w:color="auto"/>
      </w:divBdr>
    </w:div>
    <w:div w:id="1555122968">
      <w:bodyDiv w:val="1"/>
      <w:marLeft w:val="0"/>
      <w:marRight w:val="0"/>
      <w:marTop w:val="0"/>
      <w:marBottom w:val="0"/>
      <w:divBdr>
        <w:top w:val="none" w:sz="0" w:space="0" w:color="auto"/>
        <w:left w:val="none" w:sz="0" w:space="0" w:color="auto"/>
        <w:bottom w:val="none" w:sz="0" w:space="0" w:color="auto"/>
        <w:right w:val="none" w:sz="0" w:space="0" w:color="auto"/>
      </w:divBdr>
    </w:div>
    <w:div w:id="1589576319">
      <w:bodyDiv w:val="1"/>
      <w:marLeft w:val="0"/>
      <w:marRight w:val="0"/>
      <w:marTop w:val="0"/>
      <w:marBottom w:val="0"/>
      <w:divBdr>
        <w:top w:val="none" w:sz="0" w:space="0" w:color="auto"/>
        <w:left w:val="none" w:sz="0" w:space="0" w:color="auto"/>
        <w:bottom w:val="none" w:sz="0" w:space="0" w:color="auto"/>
        <w:right w:val="none" w:sz="0" w:space="0" w:color="auto"/>
      </w:divBdr>
    </w:div>
    <w:div w:id="1590844717">
      <w:bodyDiv w:val="1"/>
      <w:marLeft w:val="0"/>
      <w:marRight w:val="0"/>
      <w:marTop w:val="0"/>
      <w:marBottom w:val="0"/>
      <w:divBdr>
        <w:top w:val="none" w:sz="0" w:space="0" w:color="auto"/>
        <w:left w:val="none" w:sz="0" w:space="0" w:color="auto"/>
        <w:bottom w:val="none" w:sz="0" w:space="0" w:color="auto"/>
        <w:right w:val="none" w:sz="0" w:space="0" w:color="auto"/>
      </w:divBdr>
    </w:div>
    <w:div w:id="1618373185">
      <w:bodyDiv w:val="1"/>
      <w:marLeft w:val="0"/>
      <w:marRight w:val="0"/>
      <w:marTop w:val="0"/>
      <w:marBottom w:val="0"/>
      <w:divBdr>
        <w:top w:val="none" w:sz="0" w:space="0" w:color="auto"/>
        <w:left w:val="none" w:sz="0" w:space="0" w:color="auto"/>
        <w:bottom w:val="none" w:sz="0" w:space="0" w:color="auto"/>
        <w:right w:val="none" w:sz="0" w:space="0" w:color="auto"/>
      </w:divBdr>
    </w:div>
    <w:div w:id="1629236922">
      <w:bodyDiv w:val="1"/>
      <w:marLeft w:val="0"/>
      <w:marRight w:val="0"/>
      <w:marTop w:val="0"/>
      <w:marBottom w:val="0"/>
      <w:divBdr>
        <w:top w:val="none" w:sz="0" w:space="0" w:color="auto"/>
        <w:left w:val="none" w:sz="0" w:space="0" w:color="auto"/>
        <w:bottom w:val="none" w:sz="0" w:space="0" w:color="auto"/>
        <w:right w:val="none" w:sz="0" w:space="0" w:color="auto"/>
      </w:divBdr>
    </w:div>
    <w:div w:id="1674071240">
      <w:bodyDiv w:val="1"/>
      <w:marLeft w:val="0"/>
      <w:marRight w:val="0"/>
      <w:marTop w:val="0"/>
      <w:marBottom w:val="0"/>
      <w:divBdr>
        <w:top w:val="none" w:sz="0" w:space="0" w:color="auto"/>
        <w:left w:val="none" w:sz="0" w:space="0" w:color="auto"/>
        <w:bottom w:val="none" w:sz="0" w:space="0" w:color="auto"/>
        <w:right w:val="none" w:sz="0" w:space="0" w:color="auto"/>
      </w:divBdr>
    </w:div>
    <w:div w:id="1709839935">
      <w:bodyDiv w:val="1"/>
      <w:marLeft w:val="0"/>
      <w:marRight w:val="0"/>
      <w:marTop w:val="0"/>
      <w:marBottom w:val="0"/>
      <w:divBdr>
        <w:top w:val="none" w:sz="0" w:space="0" w:color="auto"/>
        <w:left w:val="none" w:sz="0" w:space="0" w:color="auto"/>
        <w:bottom w:val="none" w:sz="0" w:space="0" w:color="auto"/>
        <w:right w:val="none" w:sz="0" w:space="0" w:color="auto"/>
      </w:divBdr>
    </w:div>
    <w:div w:id="1716466214">
      <w:bodyDiv w:val="1"/>
      <w:marLeft w:val="0"/>
      <w:marRight w:val="0"/>
      <w:marTop w:val="0"/>
      <w:marBottom w:val="0"/>
      <w:divBdr>
        <w:top w:val="none" w:sz="0" w:space="0" w:color="auto"/>
        <w:left w:val="none" w:sz="0" w:space="0" w:color="auto"/>
        <w:bottom w:val="none" w:sz="0" w:space="0" w:color="auto"/>
        <w:right w:val="none" w:sz="0" w:space="0" w:color="auto"/>
      </w:divBdr>
    </w:div>
    <w:div w:id="1725179408">
      <w:bodyDiv w:val="1"/>
      <w:marLeft w:val="0"/>
      <w:marRight w:val="0"/>
      <w:marTop w:val="0"/>
      <w:marBottom w:val="0"/>
      <w:divBdr>
        <w:top w:val="none" w:sz="0" w:space="0" w:color="auto"/>
        <w:left w:val="none" w:sz="0" w:space="0" w:color="auto"/>
        <w:bottom w:val="none" w:sz="0" w:space="0" w:color="auto"/>
        <w:right w:val="none" w:sz="0" w:space="0" w:color="auto"/>
      </w:divBdr>
    </w:div>
    <w:div w:id="1733774108">
      <w:bodyDiv w:val="1"/>
      <w:marLeft w:val="0"/>
      <w:marRight w:val="0"/>
      <w:marTop w:val="0"/>
      <w:marBottom w:val="0"/>
      <w:divBdr>
        <w:top w:val="none" w:sz="0" w:space="0" w:color="auto"/>
        <w:left w:val="none" w:sz="0" w:space="0" w:color="auto"/>
        <w:bottom w:val="none" w:sz="0" w:space="0" w:color="auto"/>
        <w:right w:val="none" w:sz="0" w:space="0" w:color="auto"/>
      </w:divBdr>
    </w:div>
    <w:div w:id="1734037497">
      <w:bodyDiv w:val="1"/>
      <w:marLeft w:val="0"/>
      <w:marRight w:val="0"/>
      <w:marTop w:val="0"/>
      <w:marBottom w:val="0"/>
      <w:divBdr>
        <w:top w:val="none" w:sz="0" w:space="0" w:color="auto"/>
        <w:left w:val="none" w:sz="0" w:space="0" w:color="auto"/>
        <w:bottom w:val="none" w:sz="0" w:space="0" w:color="auto"/>
        <w:right w:val="none" w:sz="0" w:space="0" w:color="auto"/>
      </w:divBdr>
    </w:div>
    <w:div w:id="1752122927">
      <w:bodyDiv w:val="1"/>
      <w:marLeft w:val="0"/>
      <w:marRight w:val="0"/>
      <w:marTop w:val="0"/>
      <w:marBottom w:val="0"/>
      <w:divBdr>
        <w:top w:val="none" w:sz="0" w:space="0" w:color="auto"/>
        <w:left w:val="none" w:sz="0" w:space="0" w:color="auto"/>
        <w:bottom w:val="none" w:sz="0" w:space="0" w:color="auto"/>
        <w:right w:val="none" w:sz="0" w:space="0" w:color="auto"/>
      </w:divBdr>
    </w:div>
    <w:div w:id="1774977345">
      <w:bodyDiv w:val="1"/>
      <w:marLeft w:val="0"/>
      <w:marRight w:val="0"/>
      <w:marTop w:val="0"/>
      <w:marBottom w:val="0"/>
      <w:divBdr>
        <w:top w:val="none" w:sz="0" w:space="0" w:color="auto"/>
        <w:left w:val="none" w:sz="0" w:space="0" w:color="auto"/>
        <w:bottom w:val="none" w:sz="0" w:space="0" w:color="auto"/>
        <w:right w:val="none" w:sz="0" w:space="0" w:color="auto"/>
      </w:divBdr>
    </w:div>
    <w:div w:id="1793473885">
      <w:bodyDiv w:val="1"/>
      <w:marLeft w:val="0"/>
      <w:marRight w:val="0"/>
      <w:marTop w:val="0"/>
      <w:marBottom w:val="0"/>
      <w:divBdr>
        <w:top w:val="none" w:sz="0" w:space="0" w:color="auto"/>
        <w:left w:val="none" w:sz="0" w:space="0" w:color="auto"/>
        <w:bottom w:val="none" w:sz="0" w:space="0" w:color="auto"/>
        <w:right w:val="none" w:sz="0" w:space="0" w:color="auto"/>
      </w:divBdr>
    </w:div>
    <w:div w:id="1806466672">
      <w:bodyDiv w:val="1"/>
      <w:marLeft w:val="0"/>
      <w:marRight w:val="0"/>
      <w:marTop w:val="0"/>
      <w:marBottom w:val="0"/>
      <w:divBdr>
        <w:top w:val="none" w:sz="0" w:space="0" w:color="auto"/>
        <w:left w:val="none" w:sz="0" w:space="0" w:color="auto"/>
        <w:bottom w:val="none" w:sz="0" w:space="0" w:color="auto"/>
        <w:right w:val="none" w:sz="0" w:space="0" w:color="auto"/>
      </w:divBdr>
    </w:div>
    <w:div w:id="1816336076">
      <w:bodyDiv w:val="1"/>
      <w:marLeft w:val="0"/>
      <w:marRight w:val="0"/>
      <w:marTop w:val="0"/>
      <w:marBottom w:val="0"/>
      <w:divBdr>
        <w:top w:val="none" w:sz="0" w:space="0" w:color="auto"/>
        <w:left w:val="none" w:sz="0" w:space="0" w:color="auto"/>
        <w:bottom w:val="none" w:sz="0" w:space="0" w:color="auto"/>
        <w:right w:val="none" w:sz="0" w:space="0" w:color="auto"/>
      </w:divBdr>
    </w:div>
    <w:div w:id="1838031525">
      <w:bodyDiv w:val="1"/>
      <w:marLeft w:val="0"/>
      <w:marRight w:val="0"/>
      <w:marTop w:val="0"/>
      <w:marBottom w:val="0"/>
      <w:divBdr>
        <w:top w:val="none" w:sz="0" w:space="0" w:color="auto"/>
        <w:left w:val="none" w:sz="0" w:space="0" w:color="auto"/>
        <w:bottom w:val="none" w:sz="0" w:space="0" w:color="auto"/>
        <w:right w:val="none" w:sz="0" w:space="0" w:color="auto"/>
      </w:divBdr>
    </w:div>
    <w:div w:id="1855074777">
      <w:bodyDiv w:val="1"/>
      <w:marLeft w:val="0"/>
      <w:marRight w:val="0"/>
      <w:marTop w:val="0"/>
      <w:marBottom w:val="0"/>
      <w:divBdr>
        <w:top w:val="none" w:sz="0" w:space="0" w:color="auto"/>
        <w:left w:val="none" w:sz="0" w:space="0" w:color="auto"/>
        <w:bottom w:val="none" w:sz="0" w:space="0" w:color="auto"/>
        <w:right w:val="none" w:sz="0" w:space="0" w:color="auto"/>
      </w:divBdr>
    </w:div>
    <w:div w:id="1872644047">
      <w:bodyDiv w:val="1"/>
      <w:marLeft w:val="0"/>
      <w:marRight w:val="0"/>
      <w:marTop w:val="0"/>
      <w:marBottom w:val="0"/>
      <w:divBdr>
        <w:top w:val="none" w:sz="0" w:space="0" w:color="auto"/>
        <w:left w:val="none" w:sz="0" w:space="0" w:color="auto"/>
        <w:bottom w:val="none" w:sz="0" w:space="0" w:color="auto"/>
        <w:right w:val="none" w:sz="0" w:space="0" w:color="auto"/>
      </w:divBdr>
    </w:div>
    <w:div w:id="1889880823">
      <w:bodyDiv w:val="1"/>
      <w:marLeft w:val="0"/>
      <w:marRight w:val="0"/>
      <w:marTop w:val="0"/>
      <w:marBottom w:val="0"/>
      <w:divBdr>
        <w:top w:val="none" w:sz="0" w:space="0" w:color="auto"/>
        <w:left w:val="none" w:sz="0" w:space="0" w:color="auto"/>
        <w:bottom w:val="none" w:sz="0" w:space="0" w:color="auto"/>
        <w:right w:val="none" w:sz="0" w:space="0" w:color="auto"/>
      </w:divBdr>
    </w:div>
    <w:div w:id="1898200670">
      <w:bodyDiv w:val="1"/>
      <w:marLeft w:val="0"/>
      <w:marRight w:val="0"/>
      <w:marTop w:val="0"/>
      <w:marBottom w:val="0"/>
      <w:divBdr>
        <w:top w:val="none" w:sz="0" w:space="0" w:color="auto"/>
        <w:left w:val="none" w:sz="0" w:space="0" w:color="auto"/>
        <w:bottom w:val="none" w:sz="0" w:space="0" w:color="auto"/>
        <w:right w:val="none" w:sz="0" w:space="0" w:color="auto"/>
      </w:divBdr>
    </w:div>
    <w:div w:id="1914855172">
      <w:bodyDiv w:val="1"/>
      <w:marLeft w:val="0"/>
      <w:marRight w:val="0"/>
      <w:marTop w:val="0"/>
      <w:marBottom w:val="0"/>
      <w:divBdr>
        <w:top w:val="none" w:sz="0" w:space="0" w:color="auto"/>
        <w:left w:val="none" w:sz="0" w:space="0" w:color="auto"/>
        <w:bottom w:val="none" w:sz="0" w:space="0" w:color="auto"/>
        <w:right w:val="none" w:sz="0" w:space="0" w:color="auto"/>
      </w:divBdr>
    </w:div>
    <w:div w:id="1918440865">
      <w:bodyDiv w:val="1"/>
      <w:marLeft w:val="0"/>
      <w:marRight w:val="0"/>
      <w:marTop w:val="0"/>
      <w:marBottom w:val="0"/>
      <w:divBdr>
        <w:top w:val="none" w:sz="0" w:space="0" w:color="auto"/>
        <w:left w:val="none" w:sz="0" w:space="0" w:color="auto"/>
        <w:bottom w:val="none" w:sz="0" w:space="0" w:color="auto"/>
        <w:right w:val="none" w:sz="0" w:space="0" w:color="auto"/>
      </w:divBdr>
    </w:div>
    <w:div w:id="1975913850">
      <w:bodyDiv w:val="1"/>
      <w:marLeft w:val="0"/>
      <w:marRight w:val="0"/>
      <w:marTop w:val="0"/>
      <w:marBottom w:val="0"/>
      <w:divBdr>
        <w:top w:val="none" w:sz="0" w:space="0" w:color="auto"/>
        <w:left w:val="none" w:sz="0" w:space="0" w:color="auto"/>
        <w:bottom w:val="none" w:sz="0" w:space="0" w:color="auto"/>
        <w:right w:val="none" w:sz="0" w:space="0" w:color="auto"/>
      </w:divBdr>
    </w:div>
    <w:div w:id="1976333529">
      <w:bodyDiv w:val="1"/>
      <w:marLeft w:val="0"/>
      <w:marRight w:val="0"/>
      <w:marTop w:val="0"/>
      <w:marBottom w:val="0"/>
      <w:divBdr>
        <w:top w:val="none" w:sz="0" w:space="0" w:color="auto"/>
        <w:left w:val="none" w:sz="0" w:space="0" w:color="auto"/>
        <w:bottom w:val="none" w:sz="0" w:space="0" w:color="auto"/>
        <w:right w:val="none" w:sz="0" w:space="0" w:color="auto"/>
      </w:divBdr>
    </w:div>
    <w:div w:id="2015381432">
      <w:bodyDiv w:val="1"/>
      <w:marLeft w:val="0"/>
      <w:marRight w:val="0"/>
      <w:marTop w:val="0"/>
      <w:marBottom w:val="0"/>
      <w:divBdr>
        <w:top w:val="none" w:sz="0" w:space="0" w:color="auto"/>
        <w:left w:val="none" w:sz="0" w:space="0" w:color="auto"/>
        <w:bottom w:val="none" w:sz="0" w:space="0" w:color="auto"/>
        <w:right w:val="none" w:sz="0" w:space="0" w:color="auto"/>
      </w:divBdr>
    </w:div>
    <w:div w:id="2065136007">
      <w:bodyDiv w:val="1"/>
      <w:marLeft w:val="0"/>
      <w:marRight w:val="0"/>
      <w:marTop w:val="0"/>
      <w:marBottom w:val="0"/>
      <w:divBdr>
        <w:top w:val="none" w:sz="0" w:space="0" w:color="auto"/>
        <w:left w:val="none" w:sz="0" w:space="0" w:color="auto"/>
        <w:bottom w:val="none" w:sz="0" w:space="0" w:color="auto"/>
        <w:right w:val="none" w:sz="0" w:space="0" w:color="auto"/>
      </w:divBdr>
    </w:div>
    <w:div w:id="2066484839">
      <w:bodyDiv w:val="1"/>
      <w:marLeft w:val="0"/>
      <w:marRight w:val="0"/>
      <w:marTop w:val="0"/>
      <w:marBottom w:val="0"/>
      <w:divBdr>
        <w:top w:val="none" w:sz="0" w:space="0" w:color="auto"/>
        <w:left w:val="none" w:sz="0" w:space="0" w:color="auto"/>
        <w:bottom w:val="none" w:sz="0" w:space="0" w:color="auto"/>
        <w:right w:val="none" w:sz="0" w:space="0" w:color="auto"/>
      </w:divBdr>
    </w:div>
    <w:div w:id="2103909513">
      <w:bodyDiv w:val="1"/>
      <w:marLeft w:val="0"/>
      <w:marRight w:val="0"/>
      <w:marTop w:val="0"/>
      <w:marBottom w:val="0"/>
      <w:divBdr>
        <w:top w:val="none" w:sz="0" w:space="0" w:color="auto"/>
        <w:left w:val="none" w:sz="0" w:space="0" w:color="auto"/>
        <w:bottom w:val="none" w:sz="0" w:space="0" w:color="auto"/>
        <w:right w:val="none" w:sz="0" w:space="0" w:color="auto"/>
      </w:divBdr>
    </w:div>
    <w:div w:id="2106681285">
      <w:bodyDiv w:val="1"/>
      <w:marLeft w:val="0"/>
      <w:marRight w:val="0"/>
      <w:marTop w:val="0"/>
      <w:marBottom w:val="0"/>
      <w:divBdr>
        <w:top w:val="none" w:sz="0" w:space="0" w:color="auto"/>
        <w:left w:val="none" w:sz="0" w:space="0" w:color="auto"/>
        <w:bottom w:val="none" w:sz="0" w:space="0" w:color="auto"/>
        <w:right w:val="none" w:sz="0" w:space="0" w:color="auto"/>
      </w:divBdr>
    </w:div>
    <w:div w:id="2115325506">
      <w:bodyDiv w:val="1"/>
      <w:marLeft w:val="0"/>
      <w:marRight w:val="0"/>
      <w:marTop w:val="0"/>
      <w:marBottom w:val="0"/>
      <w:divBdr>
        <w:top w:val="none" w:sz="0" w:space="0" w:color="auto"/>
        <w:left w:val="none" w:sz="0" w:space="0" w:color="auto"/>
        <w:bottom w:val="none" w:sz="0" w:space="0" w:color="auto"/>
        <w:right w:val="none" w:sz="0" w:space="0" w:color="auto"/>
      </w:divBdr>
    </w:div>
    <w:div w:id="2121802841">
      <w:bodyDiv w:val="1"/>
      <w:marLeft w:val="0"/>
      <w:marRight w:val="0"/>
      <w:marTop w:val="0"/>
      <w:marBottom w:val="0"/>
      <w:divBdr>
        <w:top w:val="none" w:sz="0" w:space="0" w:color="auto"/>
        <w:left w:val="none" w:sz="0" w:space="0" w:color="auto"/>
        <w:bottom w:val="none" w:sz="0" w:space="0" w:color="auto"/>
        <w:right w:val="none" w:sz="0" w:space="0" w:color="auto"/>
      </w:divBdr>
      <w:divsChild>
        <w:div w:id="773523620">
          <w:marLeft w:val="0"/>
          <w:marRight w:val="0"/>
          <w:marTop w:val="0"/>
          <w:marBottom w:val="0"/>
          <w:divBdr>
            <w:top w:val="none" w:sz="0" w:space="0" w:color="auto"/>
            <w:left w:val="none" w:sz="0" w:space="0" w:color="auto"/>
            <w:bottom w:val="none" w:sz="0" w:space="0" w:color="auto"/>
            <w:right w:val="none" w:sz="0" w:space="0" w:color="auto"/>
          </w:divBdr>
          <w:divsChild>
            <w:div w:id="466168107">
              <w:marLeft w:val="0"/>
              <w:marRight w:val="0"/>
              <w:marTop w:val="0"/>
              <w:marBottom w:val="0"/>
              <w:divBdr>
                <w:top w:val="none" w:sz="0" w:space="0" w:color="auto"/>
                <w:left w:val="none" w:sz="0" w:space="0" w:color="auto"/>
                <w:bottom w:val="none" w:sz="0" w:space="0" w:color="auto"/>
                <w:right w:val="none" w:sz="0" w:space="0" w:color="auto"/>
              </w:divBdr>
            </w:div>
            <w:div w:id="1548420444">
              <w:marLeft w:val="0"/>
              <w:marRight w:val="0"/>
              <w:marTop w:val="0"/>
              <w:marBottom w:val="0"/>
              <w:divBdr>
                <w:top w:val="none" w:sz="0" w:space="0" w:color="auto"/>
                <w:left w:val="none" w:sz="0" w:space="0" w:color="auto"/>
                <w:bottom w:val="none" w:sz="0" w:space="0" w:color="auto"/>
                <w:right w:val="none" w:sz="0" w:space="0" w:color="auto"/>
              </w:divBdr>
            </w:div>
          </w:divsChild>
        </w:div>
        <w:div w:id="1455708574">
          <w:marLeft w:val="0"/>
          <w:marRight w:val="0"/>
          <w:marTop w:val="0"/>
          <w:marBottom w:val="0"/>
          <w:divBdr>
            <w:top w:val="none" w:sz="0" w:space="0" w:color="auto"/>
            <w:left w:val="none" w:sz="0" w:space="0" w:color="auto"/>
            <w:bottom w:val="none" w:sz="0" w:space="0" w:color="auto"/>
            <w:right w:val="none" w:sz="0" w:space="0" w:color="auto"/>
          </w:divBdr>
          <w:divsChild>
            <w:div w:id="618611612">
              <w:marLeft w:val="0"/>
              <w:marRight w:val="0"/>
              <w:marTop w:val="0"/>
              <w:marBottom w:val="0"/>
              <w:divBdr>
                <w:top w:val="none" w:sz="0" w:space="0" w:color="auto"/>
                <w:left w:val="none" w:sz="0" w:space="0" w:color="auto"/>
                <w:bottom w:val="none" w:sz="0" w:space="0" w:color="auto"/>
                <w:right w:val="none" w:sz="0" w:space="0" w:color="auto"/>
              </w:divBdr>
            </w:div>
            <w:div w:id="18674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julia.porcino@nih.gov"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zenodo.org/records/13774684"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zenodo.org/records/15528545" TargetMode="External"/><Relationship Id="rId25" Type="http://schemas.openxmlformats.org/officeDocument/2006/relationships/hyperlink" Target="https://www.ongig.com/job-titles" TargetMode="External"/><Relationship Id="rId2" Type="http://schemas.openxmlformats.org/officeDocument/2006/relationships/customXml" Target="../customXml/item2.xml"/><Relationship Id="rId16" Type="http://schemas.openxmlformats.org/officeDocument/2006/relationships/hyperlink" Target="https://github.com/CC-RMD-EpiBio/EcologicalMentalFunctioningOntology" TargetMode="External"/><Relationship Id="rId20" Type="http://schemas.openxmlformats.org/officeDocument/2006/relationships/hyperlink" Target="https://zenodo.org/records/1391016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bls.gov/cps/cenocc2010.htm"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wcupa.edu/education-socialwork/gradSocialWork/documents/socialworkjobtitles.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CC-RMD-EpiBio/EcologicalMentalFunctioningOntolog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ncbi.nlm.nih.gov/books/NBK9685/" TargetMode="External"/><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0853FBA342F1439B1E03C364E3AF64" ma:contentTypeVersion="18" ma:contentTypeDescription="Create a new document." ma:contentTypeScope="" ma:versionID="b473cb13b29a9ff7b19694f6b2f73718">
  <xsd:schema xmlns:xsd="http://www.w3.org/2001/XMLSchema" xmlns:xs="http://www.w3.org/2001/XMLSchema" xmlns:p="http://schemas.microsoft.com/office/2006/metadata/properties" xmlns:ns2="48f24ce9-3fee-408f-adaa-6c70c8fcad88" xmlns:ns3="0c85289e-a0a4-4193-8a36-83840327cccf" targetNamespace="http://schemas.microsoft.com/office/2006/metadata/properties" ma:root="true" ma:fieldsID="6fe4fbd77109f000862c0d72bea26d08" ns2:_="" ns3:_="">
    <xsd:import namespace="48f24ce9-3fee-408f-adaa-6c70c8fcad88"/>
    <xsd:import namespace="0c85289e-a0a4-4193-8a36-83840327ccc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24ce9-3fee-408f-adaa-6c70c8fca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85289e-a0a4-4193-8a36-83840327ccc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89a0ab4-6ae7-4309-92fa-9a7557b0991c}" ma:internalName="TaxCatchAll" ma:showField="CatchAllData" ma:web="0c85289e-a0a4-4193-8a36-83840327c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c85289e-a0a4-4193-8a36-83840327cccf" xsi:nil="true"/>
    <lcf76f155ced4ddcb4097134ff3c332f xmlns="48f24ce9-3fee-408f-adaa-6c70c8fcad8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Med22</b:Tag>
    <b:SourceType>InternetSite</b:SourceType>
    <b:Guid>{0FEB6D1F-8D3B-49B1-B047-972E7135BBA8}</b:Guid>
    <b:Title>Medical Subject Headings (MeSH)</b:Title>
    <b:Year>2022</b:Year>
    <b:ProductionCompany>National Libarary of Medicine, National Institutes of Health</b:ProductionCompany>
    <b:YearAccessed>2024</b:YearAccessed>
    <b:MonthAccessed>March</b:MonthAccessed>
    <b:DayAccessed>20</b:DayAccessed>
    <b:URL>https://www.nlm.nih.gov/mesh/meshhome.html</b:URL>
    <b:RefOrder>1</b:RefOrder>
  </b:Source>
  <b:Source>
    <b:Tag>SNO19</b:Tag>
    <b:SourceType>InternetSite</b:SourceType>
    <b:Guid>{3EA6D7F4-752F-4E9A-9D39-98D716B1601D}</b:Guid>
    <b:Title>SNOMED CT</b:Title>
    <b:ProductionCompany>National Library of Medicine, National Institutes of Health</b:ProductionCompany>
    <b:Year>2019</b:Year>
    <b:YearAccessed>2024</b:YearAccessed>
    <b:MonthAccessed>March</b:MonthAccessed>
    <b:DayAccessed>20</b:DayAccessed>
    <b:URL>https://www.nlm.nih.gov/healthit/snomedct/index.html</b:URL>
    <b:RefOrder>2</b:RefOrder>
  </b:Source>
  <b:Source>
    <b:Tag>Med24</b:Tag>
    <b:SourceType>InternetSite</b:SourceType>
    <b:Guid>{33E82306-DB13-4CDB-B651-71CEA6CAB347}</b:Guid>
    <b:Title>MedDRA Medical Dictionarly for Regulatory Activities</b:Title>
    <b:ProductionCompany>International Council for Harmonisation of Technical Requirements for Pharmaceuticals for Human Use (ICH)</b:ProductionCompany>
    <b:Year>2024</b:Year>
    <b:Month>March</b:Month>
    <b:YearAccessed>2024</b:YearAccessed>
    <b:MonthAccessed>March</b:MonthAccessed>
    <b:DayAccessed>20</b:DayAccessed>
    <b:URL>https://www.meddra.org/</b:URL>
    <b:RefOrder>3</b:RefOrder>
  </b:Source>
  <b:Source>
    <b:Tag>The24</b:Tag>
    <b:SourceType>InternetSite</b:SourceType>
    <b:Guid>{A2292C31-1A7A-47B1-A334-64E531AC7BDF}</b:Guid>
    <b:Title>Thesaurus of Psychological Index Terms</b:Title>
    <b:ProductionCompany>American Psychological Association</b:ProductionCompany>
    <b:Year>2024</b:Year>
    <b:Month>March</b:Month>
    <b:YearAccessed>2024</b:YearAccessed>
    <b:MonthAccessed>March</b:MonthAccessed>
    <b:DayAccessed>20</b:DayAccessed>
    <b:URL>https://www.apa.org/pubs/databases/training/thesaurus</b:URL>
    <b:RefOrder>4</b:RefOrder>
  </b:Source>
  <b:Source>
    <b:Tag>Cha09</b:Tag>
    <b:SourceType>BookSection</b:SourceType>
    <b:Guid>{1108361F-BFB1-45DB-937F-66D5B5174B31}</b:Guid>
    <b:Title>Chapter 3: Related Concepts</b:Title>
    <b:Year>2009</b:Year>
    <b:URL>https://www.ncbi.nlm.nih.gov/books/NBK9685/table/ch03.T.related_concepts_file_mrrel_rrf/</b:URL>
    <b:BookTitle>UMLS Reference Manual [Internet]</b:BookTitle>
    <b:City>Bethesda MD</b:City>
    <b:Publisher>National Library of Medicine, National Institutes of Health</b:Publisher>
    <b:RefOrder>5</b:RefOrder>
  </b:Source>
  <b:Source>
    <b:Tag>Kip06</b:Tag>
    <b:SourceType>InternetSite</b:SourceType>
    <b:Guid>{766494C5-3B1D-480B-8DBD-8EAE24A26FE2}</b:Guid>
    <b:Title>VerbNet, A computational Lexical Resource for Verbs</b:Title>
    <b:Year>2006</b:Year>
    <b:Author>
      <b:Author>
        <b:NameList>
          <b:Person>
            <b:Last>Kipper-Schuler</b:Last>
          </b:Person>
        </b:NameList>
      </b:Author>
    </b:Author>
    <b:ProductionCompany>Computational Language and Education Research (CLEAR)  University of Colorado</b:ProductionCompany>
    <b:YearAccessed>2024</b:YearAccessed>
    <b:MonthAccessed>March</b:MonthAccessed>
    <b:DayAccessed>20</b:DayAccessed>
    <b:URL>verbs.colorado.edu/verbnet</b:URL>
    <b:RefOrder>6</b:RefOrder>
  </b:Source>
</b:Sources>
</file>

<file path=customXml/itemProps1.xml><?xml version="1.0" encoding="utf-8"?>
<ds:datastoreItem xmlns:ds="http://schemas.openxmlformats.org/officeDocument/2006/customXml" ds:itemID="{04DDEF25-21B3-4A0F-878E-367581030F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f24ce9-3fee-408f-adaa-6c70c8fcad88"/>
    <ds:schemaRef ds:uri="0c85289e-a0a4-4193-8a36-83840327c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8D482F-0B0E-4596-98EA-EB4303B09AB0}">
  <ds:schemaRefs>
    <ds:schemaRef ds:uri="http://schemas.microsoft.com/sharepoint/v3/contenttype/forms"/>
  </ds:schemaRefs>
</ds:datastoreItem>
</file>

<file path=customXml/itemProps3.xml><?xml version="1.0" encoding="utf-8"?>
<ds:datastoreItem xmlns:ds="http://schemas.openxmlformats.org/officeDocument/2006/customXml" ds:itemID="{EBA17CC5-C99F-44AE-B1BD-DA69B5B3BBDB}">
  <ds:schemaRefs>
    <ds:schemaRef ds:uri="http://schemas.microsoft.com/office/2006/metadata/properties"/>
    <ds:schemaRef ds:uri="http://schemas.microsoft.com/office/infopath/2007/PartnerControls"/>
    <ds:schemaRef ds:uri="0c85289e-a0a4-4193-8a36-83840327cccf"/>
    <ds:schemaRef ds:uri="48f24ce9-3fee-408f-adaa-6c70c8fcad88"/>
  </ds:schemaRefs>
</ds:datastoreItem>
</file>

<file path=customXml/itemProps4.xml><?xml version="1.0" encoding="utf-8"?>
<ds:datastoreItem xmlns:ds="http://schemas.openxmlformats.org/officeDocument/2006/customXml" ds:itemID="{9BE832D2-3E8F-4FAD-A1AB-2DCA8EB73EAE}">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12527</Words>
  <Characters>71409</Characters>
  <Application>Microsoft Office Word</Application>
  <DocSecurity>4</DocSecurity>
  <Lines>595</Lines>
  <Paragraphs>167</Paragraphs>
  <ScaleCrop>false</ScaleCrop>
  <Company/>
  <LinksUpToDate>false</LinksUpToDate>
  <CharactersWithSpaces>83769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 Gao</dc:creator>
  <cp:keywords/>
  <dc:description/>
  <cp:lastModifiedBy>Sacco, Maryanne (NIH/CC/RMD) [C]</cp:lastModifiedBy>
  <cp:revision>1615</cp:revision>
  <cp:lastPrinted>2025-03-14T10:56:00Z</cp:lastPrinted>
  <dcterms:created xsi:type="dcterms:W3CDTF">2025-05-22T23:24:00Z</dcterms:created>
  <dcterms:modified xsi:type="dcterms:W3CDTF">2025-07-21T16:14:00Z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0x010100DC0853FBA342F1439B1E03C364E3AF64</vt:lpwstr>
  </property>
  <property fmtid="{D5CDD505-2E9C-101B-9397-08002B2CF9AE}" pid="3" name="MediaServiceImageTags">
    <vt:lpwstr/>
  </property>
</Properties>
</file>